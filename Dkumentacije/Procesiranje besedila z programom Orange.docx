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26B77" w14:textId="70FC9BA5" w:rsidR="008D4E20" w:rsidRDefault="2303904D" w:rsidP="3E4D22A9">
      <w:pPr>
        <w:spacing w:line="360" w:lineRule="auto"/>
        <w:jc w:val="both"/>
        <w:rPr>
          <w:sz w:val="24"/>
          <w:szCs w:val="24"/>
        </w:rPr>
      </w:pPr>
      <w:r>
        <w:rPr>
          <w:noProof/>
          <w:lang w:val="en-US"/>
        </w:rPr>
        <w:drawing>
          <wp:anchor distT="0" distB="0" distL="114300" distR="114300" simplePos="0" relativeHeight="251658240" behindDoc="0" locked="0" layoutInCell="1" allowOverlap="1" wp14:anchorId="2CE9F8E3" wp14:editId="072EBEC0">
            <wp:simplePos x="0" y="0"/>
            <wp:positionH relativeFrom="column">
              <wp:align>center</wp:align>
            </wp:positionH>
            <wp:positionV relativeFrom="paragraph">
              <wp:posOffset>0</wp:posOffset>
            </wp:positionV>
            <wp:extent cx="4658402" cy="982800"/>
            <wp:effectExtent l="0" t="0" r="0" b="8255"/>
            <wp:wrapSquare wrapText="bothSides"/>
            <wp:docPr id="1659344994" name="Slika 3" descr="C:\Users\Dijak\AppData\Local\Microsoft\Windows\INetCache\Content.MSO\72BBFA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pic:nvPicPr>
                  <pic:blipFill>
                    <a:blip r:embed="rId11">
                      <a:extLst>
                        <a:ext uri="{28A0092B-C50C-407E-A947-70E740481C1C}">
                          <a14:useLocalDpi xmlns:a14="http://schemas.microsoft.com/office/drawing/2010/main" val="0"/>
                        </a:ext>
                      </a:extLst>
                    </a:blip>
                    <a:stretch>
                      <a:fillRect/>
                    </a:stretch>
                  </pic:blipFill>
                  <pic:spPr>
                    <a:xfrm>
                      <a:off x="0" y="0"/>
                      <a:ext cx="4658402" cy="982800"/>
                    </a:xfrm>
                    <a:prstGeom prst="rect">
                      <a:avLst/>
                    </a:prstGeom>
                  </pic:spPr>
                </pic:pic>
              </a:graphicData>
            </a:graphic>
            <wp14:sizeRelH relativeFrom="page">
              <wp14:pctWidth>0</wp14:pctWidth>
            </wp14:sizeRelH>
            <wp14:sizeRelV relativeFrom="page">
              <wp14:pctHeight>0</wp14:pctHeight>
            </wp14:sizeRelV>
          </wp:anchor>
        </w:drawing>
      </w:r>
    </w:p>
    <w:p w14:paraId="0C2E8D45" w14:textId="77777777" w:rsidR="008D4E20" w:rsidRDefault="008D4E20" w:rsidP="008D4E20">
      <w:pPr>
        <w:spacing w:line="360" w:lineRule="auto"/>
        <w:jc w:val="center"/>
        <w:rPr>
          <w:sz w:val="24"/>
          <w:szCs w:val="24"/>
        </w:rPr>
      </w:pPr>
    </w:p>
    <w:p w14:paraId="1A7E06C1" w14:textId="77777777" w:rsidR="008D4E20" w:rsidRDefault="008D4E20" w:rsidP="008D4E20">
      <w:pPr>
        <w:spacing w:line="360" w:lineRule="auto"/>
        <w:jc w:val="center"/>
        <w:rPr>
          <w:sz w:val="24"/>
          <w:szCs w:val="24"/>
        </w:rPr>
      </w:pPr>
    </w:p>
    <w:p w14:paraId="2157B9DA" w14:textId="77777777" w:rsidR="00A73B75" w:rsidRPr="00A73B75" w:rsidRDefault="00A73B75" w:rsidP="00A73B75">
      <w:pPr>
        <w:spacing w:line="276" w:lineRule="auto"/>
        <w:jc w:val="center"/>
        <w:rPr>
          <w:sz w:val="24"/>
          <w:szCs w:val="24"/>
        </w:rPr>
      </w:pPr>
    </w:p>
    <w:p w14:paraId="025F4C02" w14:textId="0F2D4EBF" w:rsidR="008D4E20" w:rsidRPr="00A73B75" w:rsidRDefault="00A73B75" w:rsidP="00A73B75">
      <w:pPr>
        <w:spacing w:line="276" w:lineRule="auto"/>
        <w:jc w:val="center"/>
        <w:rPr>
          <w:sz w:val="28"/>
          <w:szCs w:val="28"/>
        </w:rPr>
      </w:pPr>
      <w:r w:rsidRPr="00A73B75">
        <w:rPr>
          <w:sz w:val="28"/>
          <w:szCs w:val="28"/>
        </w:rPr>
        <w:t>Elektrotehniško-računalniška strokovna šola in gimnazija Ljubljana</w:t>
      </w:r>
    </w:p>
    <w:p w14:paraId="2AA1B6AA" w14:textId="77777777" w:rsidR="00A73B75" w:rsidRDefault="00A73B75" w:rsidP="00A73B75">
      <w:pPr>
        <w:spacing w:line="276" w:lineRule="auto"/>
        <w:jc w:val="center"/>
        <w:rPr>
          <w:sz w:val="24"/>
          <w:szCs w:val="24"/>
        </w:rPr>
      </w:pPr>
    </w:p>
    <w:p w14:paraId="3F0A97C7" w14:textId="3CF767B1" w:rsidR="00C50AC5" w:rsidRDefault="00C50AC5" w:rsidP="008D4E20">
      <w:pPr>
        <w:spacing w:line="240" w:lineRule="auto"/>
        <w:jc w:val="center"/>
        <w:rPr>
          <w:sz w:val="56"/>
          <w:szCs w:val="24"/>
        </w:rPr>
      </w:pPr>
      <w:r w:rsidRPr="008D4E20">
        <w:rPr>
          <w:sz w:val="56"/>
          <w:szCs w:val="24"/>
        </w:rPr>
        <w:t>Analiza besedil s pomočjo podatkovnega rudarjenja</w:t>
      </w:r>
    </w:p>
    <w:p w14:paraId="4D217AB9" w14:textId="0345CF8C" w:rsidR="008D4E20" w:rsidRPr="008D4E20" w:rsidRDefault="008D4E20" w:rsidP="008D4E20">
      <w:pPr>
        <w:spacing w:line="240" w:lineRule="auto"/>
        <w:jc w:val="center"/>
        <w:rPr>
          <w:sz w:val="56"/>
          <w:szCs w:val="24"/>
        </w:rPr>
      </w:pPr>
      <w:r>
        <w:rPr>
          <w:sz w:val="40"/>
          <w:szCs w:val="24"/>
        </w:rPr>
        <w:t>(slovenščina)</w:t>
      </w:r>
    </w:p>
    <w:p w14:paraId="4365AF15" w14:textId="67B12C78" w:rsidR="008D4E20" w:rsidRDefault="008D4E20" w:rsidP="008D4E20">
      <w:pPr>
        <w:spacing w:line="360" w:lineRule="auto"/>
        <w:jc w:val="center"/>
        <w:rPr>
          <w:sz w:val="24"/>
          <w:szCs w:val="24"/>
        </w:rPr>
      </w:pPr>
    </w:p>
    <w:p w14:paraId="28A1F142" w14:textId="27558154" w:rsidR="008D4E20" w:rsidRDefault="008D4E20" w:rsidP="008D4E20">
      <w:pPr>
        <w:spacing w:line="360" w:lineRule="auto"/>
        <w:jc w:val="center"/>
        <w:rPr>
          <w:sz w:val="40"/>
          <w:szCs w:val="40"/>
        </w:rPr>
      </w:pPr>
      <w:r>
        <w:rPr>
          <w:sz w:val="40"/>
          <w:szCs w:val="40"/>
        </w:rPr>
        <w:t>Raziskovalna naloga</w:t>
      </w:r>
    </w:p>
    <w:p w14:paraId="6B7FF7E2" w14:textId="77777777" w:rsidR="008D4E20" w:rsidRDefault="008D4E20" w:rsidP="008D4E20">
      <w:pPr>
        <w:spacing w:line="360" w:lineRule="auto"/>
        <w:rPr>
          <w:sz w:val="24"/>
          <w:szCs w:val="24"/>
        </w:rPr>
      </w:pPr>
    </w:p>
    <w:p w14:paraId="392F4607" w14:textId="77777777" w:rsidR="008D4E20" w:rsidRDefault="008D4E20" w:rsidP="008D4E20">
      <w:pPr>
        <w:spacing w:line="360" w:lineRule="auto"/>
        <w:rPr>
          <w:sz w:val="24"/>
          <w:szCs w:val="24"/>
        </w:rPr>
      </w:pPr>
    </w:p>
    <w:p w14:paraId="5F02D2D2" w14:textId="4D2BA8BA" w:rsidR="004E6B86" w:rsidRDefault="004E6B86" w:rsidP="008D4E20">
      <w:pPr>
        <w:spacing w:line="360" w:lineRule="auto"/>
        <w:rPr>
          <w:sz w:val="24"/>
          <w:szCs w:val="24"/>
        </w:rPr>
      </w:pPr>
    </w:p>
    <w:p w14:paraId="44ECD81D" w14:textId="77777777" w:rsidR="004E6B86" w:rsidRDefault="004E6B86" w:rsidP="008D4E20">
      <w:pPr>
        <w:spacing w:line="360" w:lineRule="auto"/>
        <w:rPr>
          <w:sz w:val="24"/>
          <w:szCs w:val="24"/>
        </w:rPr>
      </w:pPr>
    </w:p>
    <w:p w14:paraId="2ED5F318" w14:textId="77777777" w:rsidR="004E6B86" w:rsidRDefault="004E6B86" w:rsidP="008D4E20">
      <w:pPr>
        <w:spacing w:line="360" w:lineRule="auto"/>
        <w:rPr>
          <w:sz w:val="24"/>
          <w:szCs w:val="24"/>
        </w:rPr>
      </w:pPr>
    </w:p>
    <w:p w14:paraId="18DF4563" w14:textId="77777777" w:rsidR="008D4E20" w:rsidRDefault="008D4E20" w:rsidP="008D4E20">
      <w:pPr>
        <w:spacing w:line="360" w:lineRule="auto"/>
        <w:rPr>
          <w:sz w:val="24"/>
          <w:szCs w:val="24"/>
        </w:rPr>
      </w:pPr>
    </w:p>
    <w:p w14:paraId="2F19C559" w14:textId="342097B8" w:rsidR="008D4E20" w:rsidRDefault="008D4E20" w:rsidP="008D4E20">
      <w:pPr>
        <w:spacing w:line="240" w:lineRule="auto"/>
        <w:rPr>
          <w:sz w:val="24"/>
          <w:szCs w:val="24"/>
        </w:rPr>
      </w:pPr>
      <w:r>
        <w:rPr>
          <w:sz w:val="24"/>
          <w:szCs w:val="24"/>
        </w:rPr>
        <w:t>Avtor: Simon Lipovšek</w:t>
      </w:r>
      <w:r w:rsidR="00AE0AC8">
        <w:rPr>
          <w:sz w:val="24"/>
          <w:szCs w:val="24"/>
        </w:rPr>
        <w:t>, 2. letnik</w:t>
      </w:r>
      <w:r w:rsidR="00EF4CB9">
        <w:rPr>
          <w:sz w:val="24"/>
          <w:szCs w:val="24"/>
        </w:rPr>
        <w:t xml:space="preserve"> SŠ</w:t>
      </w:r>
    </w:p>
    <w:p w14:paraId="6C232A97" w14:textId="50D0E37C" w:rsidR="008D4E20" w:rsidRDefault="008D4E20" w:rsidP="008D4E20">
      <w:pPr>
        <w:spacing w:line="240" w:lineRule="auto"/>
        <w:rPr>
          <w:sz w:val="24"/>
          <w:szCs w:val="24"/>
        </w:rPr>
      </w:pPr>
      <w:r>
        <w:rPr>
          <w:sz w:val="24"/>
          <w:szCs w:val="24"/>
        </w:rPr>
        <w:t>Mentor: Jernej Golobič</w:t>
      </w:r>
      <w:r w:rsidR="00230542">
        <w:rPr>
          <w:sz w:val="24"/>
          <w:szCs w:val="24"/>
        </w:rPr>
        <w:t>, prof. slovenščine</w:t>
      </w:r>
    </w:p>
    <w:p w14:paraId="0FB21917" w14:textId="77777777" w:rsidR="008D4E20" w:rsidRDefault="008D4E20" w:rsidP="008D4E20">
      <w:pPr>
        <w:spacing w:line="360" w:lineRule="auto"/>
        <w:rPr>
          <w:sz w:val="24"/>
          <w:szCs w:val="24"/>
        </w:rPr>
      </w:pPr>
    </w:p>
    <w:p w14:paraId="37D7EA21" w14:textId="17999760" w:rsidR="00FD7212" w:rsidRPr="008F00C2" w:rsidRDefault="008D4E20" w:rsidP="00A73B75">
      <w:pPr>
        <w:spacing w:line="360" w:lineRule="auto"/>
        <w:jc w:val="center"/>
        <w:rPr>
          <w:sz w:val="24"/>
          <w:szCs w:val="24"/>
        </w:rPr>
      </w:pPr>
      <w:r>
        <w:rPr>
          <w:sz w:val="24"/>
          <w:szCs w:val="24"/>
        </w:rPr>
        <w:t>Ljubljana, april 2021</w:t>
      </w:r>
      <w:r w:rsidR="00FF58B3" w:rsidRPr="3E4D22A9">
        <w:rPr>
          <w:sz w:val="24"/>
          <w:szCs w:val="24"/>
        </w:rPr>
        <w:br w:type="page"/>
      </w:r>
    </w:p>
    <w:sdt>
      <w:sdtPr>
        <w:rPr>
          <w:rFonts w:eastAsiaTheme="minorHAnsi" w:cstheme="minorBidi"/>
          <w:b w:val="0"/>
          <w:bCs w:val="0"/>
          <w:sz w:val="22"/>
          <w:szCs w:val="22"/>
        </w:rPr>
        <w:id w:val="-270403158"/>
        <w:docPartObj>
          <w:docPartGallery w:val="Table of Contents"/>
          <w:docPartUnique/>
        </w:docPartObj>
      </w:sdtPr>
      <w:sdtEndPr>
        <w:rPr>
          <w:sz w:val="24"/>
          <w:szCs w:val="24"/>
        </w:rPr>
      </w:sdtEndPr>
      <w:sdtContent>
        <w:p w14:paraId="78FC5E72" w14:textId="443F94EF" w:rsidR="00FD7212" w:rsidRPr="00427720" w:rsidRDefault="00427720" w:rsidP="00DC4BF4">
          <w:pPr>
            <w:pStyle w:val="TOCHeading"/>
            <w:numPr>
              <w:ilvl w:val="0"/>
              <w:numId w:val="0"/>
            </w:numPr>
            <w:tabs>
              <w:tab w:val="left" w:pos="2844"/>
            </w:tabs>
            <w:ind w:left="432" w:hanging="432"/>
            <w:jc w:val="both"/>
            <w:rPr>
              <w:sz w:val="28"/>
              <w:szCs w:val="28"/>
            </w:rPr>
          </w:pPr>
          <w:r w:rsidRPr="33FED43C">
            <w:t>Kazalo</w:t>
          </w:r>
          <w:r w:rsidR="00DC4BF4">
            <w:t xml:space="preserve"> vsebine</w:t>
          </w:r>
          <w:r w:rsidR="00DC4BF4">
            <w:tab/>
          </w:r>
        </w:p>
        <w:commentRangeStart w:id="0"/>
        <w:commentRangeStart w:id="1"/>
        <w:p w14:paraId="394437DF" w14:textId="637EE566" w:rsidR="00FF2A86" w:rsidRDefault="00FD7212">
          <w:pPr>
            <w:pStyle w:val="TOC1"/>
            <w:tabs>
              <w:tab w:val="right" w:leader="dot" w:pos="9350"/>
            </w:tabs>
            <w:rPr>
              <w:rFonts w:eastAsiaTheme="minorEastAsia"/>
              <w:noProof/>
              <w:lang w:val="en-US"/>
            </w:rPr>
          </w:pPr>
          <w:r w:rsidRPr="00415DF0">
            <w:rPr>
              <w:sz w:val="24"/>
              <w:szCs w:val="24"/>
            </w:rPr>
            <w:fldChar w:fldCharType="begin"/>
          </w:r>
          <w:r w:rsidRPr="008F00C2">
            <w:instrText xml:space="preserve"> TOC \o "1-3" \h \z \u </w:instrText>
          </w:r>
          <w:r w:rsidRPr="00415DF0">
            <w:rPr>
              <w:sz w:val="24"/>
              <w:szCs w:val="24"/>
            </w:rPr>
            <w:fldChar w:fldCharType="separate"/>
          </w:r>
          <w:hyperlink w:anchor="_Toc68892120" w:history="1">
            <w:r w:rsidR="00FF2A86" w:rsidRPr="009110DE">
              <w:rPr>
                <w:rStyle w:val="Hyperlink"/>
                <w:noProof/>
              </w:rPr>
              <w:t>Povzetek</w:t>
            </w:r>
            <w:r w:rsidR="00FF2A86">
              <w:rPr>
                <w:noProof/>
                <w:webHidden/>
              </w:rPr>
              <w:tab/>
            </w:r>
            <w:r w:rsidR="00FF2A86">
              <w:rPr>
                <w:noProof/>
                <w:webHidden/>
              </w:rPr>
              <w:fldChar w:fldCharType="begin"/>
            </w:r>
            <w:r w:rsidR="00FF2A86">
              <w:rPr>
                <w:noProof/>
                <w:webHidden/>
              </w:rPr>
              <w:instrText xml:space="preserve"> PAGEREF _Toc68892120 \h </w:instrText>
            </w:r>
            <w:r w:rsidR="00FF2A86">
              <w:rPr>
                <w:noProof/>
                <w:webHidden/>
              </w:rPr>
            </w:r>
            <w:r w:rsidR="00FF2A86">
              <w:rPr>
                <w:noProof/>
                <w:webHidden/>
              </w:rPr>
              <w:fldChar w:fldCharType="separate"/>
            </w:r>
            <w:r w:rsidR="00FF2A86">
              <w:rPr>
                <w:noProof/>
                <w:webHidden/>
              </w:rPr>
              <w:t>5</w:t>
            </w:r>
            <w:r w:rsidR="00FF2A86">
              <w:rPr>
                <w:noProof/>
                <w:webHidden/>
              </w:rPr>
              <w:fldChar w:fldCharType="end"/>
            </w:r>
          </w:hyperlink>
        </w:p>
        <w:p w14:paraId="09204865" w14:textId="163358FE" w:rsidR="00FF2A86" w:rsidRDefault="002A1EEA">
          <w:pPr>
            <w:pStyle w:val="TOC1"/>
            <w:tabs>
              <w:tab w:val="right" w:leader="dot" w:pos="9350"/>
            </w:tabs>
            <w:rPr>
              <w:rFonts w:eastAsiaTheme="minorEastAsia"/>
              <w:noProof/>
              <w:lang w:val="en-US"/>
            </w:rPr>
          </w:pPr>
          <w:hyperlink w:anchor="_Toc68892121" w:history="1">
            <w:r w:rsidR="00FF2A86" w:rsidRPr="009110DE">
              <w:rPr>
                <w:rStyle w:val="Hyperlink"/>
                <w:noProof/>
                <w:lang w:val="en-GB"/>
              </w:rPr>
              <w:t>Abstract</w:t>
            </w:r>
            <w:r w:rsidR="00FF2A86">
              <w:rPr>
                <w:noProof/>
                <w:webHidden/>
              </w:rPr>
              <w:tab/>
            </w:r>
            <w:r w:rsidR="00FF2A86">
              <w:rPr>
                <w:noProof/>
                <w:webHidden/>
              </w:rPr>
              <w:fldChar w:fldCharType="begin"/>
            </w:r>
            <w:r w:rsidR="00FF2A86">
              <w:rPr>
                <w:noProof/>
                <w:webHidden/>
              </w:rPr>
              <w:instrText xml:space="preserve"> PAGEREF _Toc68892121 \h </w:instrText>
            </w:r>
            <w:r w:rsidR="00FF2A86">
              <w:rPr>
                <w:noProof/>
                <w:webHidden/>
              </w:rPr>
            </w:r>
            <w:r w:rsidR="00FF2A86">
              <w:rPr>
                <w:noProof/>
                <w:webHidden/>
              </w:rPr>
              <w:fldChar w:fldCharType="separate"/>
            </w:r>
            <w:r w:rsidR="00FF2A86">
              <w:rPr>
                <w:noProof/>
                <w:webHidden/>
              </w:rPr>
              <w:t>6</w:t>
            </w:r>
            <w:r w:rsidR="00FF2A86">
              <w:rPr>
                <w:noProof/>
                <w:webHidden/>
              </w:rPr>
              <w:fldChar w:fldCharType="end"/>
            </w:r>
          </w:hyperlink>
        </w:p>
        <w:p w14:paraId="36861120" w14:textId="4AE9C112" w:rsidR="00FF2A86" w:rsidRDefault="002A1EEA">
          <w:pPr>
            <w:pStyle w:val="TOC1"/>
            <w:tabs>
              <w:tab w:val="left" w:pos="440"/>
              <w:tab w:val="right" w:leader="dot" w:pos="9350"/>
            </w:tabs>
            <w:rPr>
              <w:rFonts w:eastAsiaTheme="minorEastAsia"/>
              <w:noProof/>
              <w:lang w:val="en-US"/>
            </w:rPr>
          </w:pPr>
          <w:hyperlink w:anchor="_Toc68892122" w:history="1">
            <w:r w:rsidR="00FF2A86" w:rsidRPr="009110DE">
              <w:rPr>
                <w:rStyle w:val="Hyperlink"/>
                <w:noProof/>
              </w:rPr>
              <w:t>1.</w:t>
            </w:r>
            <w:r w:rsidR="00FF2A86">
              <w:rPr>
                <w:rFonts w:eastAsiaTheme="minorEastAsia"/>
                <w:noProof/>
                <w:lang w:val="en-US"/>
              </w:rPr>
              <w:tab/>
            </w:r>
            <w:r w:rsidR="00FF2A86" w:rsidRPr="009110DE">
              <w:rPr>
                <w:rStyle w:val="Hyperlink"/>
                <w:noProof/>
              </w:rPr>
              <w:t>Uvod</w:t>
            </w:r>
            <w:r w:rsidR="00FF2A86">
              <w:rPr>
                <w:noProof/>
                <w:webHidden/>
              </w:rPr>
              <w:tab/>
            </w:r>
            <w:r w:rsidR="00FF2A86">
              <w:rPr>
                <w:noProof/>
                <w:webHidden/>
              </w:rPr>
              <w:fldChar w:fldCharType="begin"/>
            </w:r>
            <w:r w:rsidR="00FF2A86">
              <w:rPr>
                <w:noProof/>
                <w:webHidden/>
              </w:rPr>
              <w:instrText xml:space="preserve"> PAGEREF _Toc68892122 \h </w:instrText>
            </w:r>
            <w:r w:rsidR="00FF2A86">
              <w:rPr>
                <w:noProof/>
                <w:webHidden/>
              </w:rPr>
            </w:r>
            <w:r w:rsidR="00FF2A86">
              <w:rPr>
                <w:noProof/>
                <w:webHidden/>
              </w:rPr>
              <w:fldChar w:fldCharType="separate"/>
            </w:r>
            <w:r w:rsidR="00FF2A86">
              <w:rPr>
                <w:noProof/>
                <w:webHidden/>
              </w:rPr>
              <w:t>7</w:t>
            </w:r>
            <w:r w:rsidR="00FF2A86">
              <w:rPr>
                <w:noProof/>
                <w:webHidden/>
              </w:rPr>
              <w:fldChar w:fldCharType="end"/>
            </w:r>
          </w:hyperlink>
        </w:p>
        <w:p w14:paraId="504BC893" w14:textId="04A09D3E" w:rsidR="00FF2A86" w:rsidRDefault="002A1EEA">
          <w:pPr>
            <w:pStyle w:val="TOC1"/>
            <w:tabs>
              <w:tab w:val="left" w:pos="440"/>
              <w:tab w:val="right" w:leader="dot" w:pos="9350"/>
            </w:tabs>
            <w:rPr>
              <w:rFonts w:eastAsiaTheme="minorEastAsia"/>
              <w:noProof/>
              <w:lang w:val="en-US"/>
            </w:rPr>
          </w:pPr>
          <w:hyperlink w:anchor="_Toc68892123" w:history="1">
            <w:r w:rsidR="00FF2A86" w:rsidRPr="009110DE">
              <w:rPr>
                <w:rStyle w:val="Hyperlink"/>
                <w:noProof/>
              </w:rPr>
              <w:t>2.</w:t>
            </w:r>
            <w:r w:rsidR="00FF2A86">
              <w:rPr>
                <w:rFonts w:eastAsiaTheme="minorEastAsia"/>
                <w:noProof/>
                <w:lang w:val="en-US"/>
              </w:rPr>
              <w:tab/>
            </w:r>
            <w:r w:rsidR="00FF2A86" w:rsidRPr="009110DE">
              <w:rPr>
                <w:rStyle w:val="Hyperlink"/>
                <w:noProof/>
              </w:rPr>
              <w:t>Teoretični del</w:t>
            </w:r>
            <w:r w:rsidR="00FF2A86">
              <w:rPr>
                <w:noProof/>
                <w:webHidden/>
              </w:rPr>
              <w:tab/>
            </w:r>
            <w:r w:rsidR="00FF2A86">
              <w:rPr>
                <w:noProof/>
                <w:webHidden/>
              </w:rPr>
              <w:fldChar w:fldCharType="begin"/>
            </w:r>
            <w:r w:rsidR="00FF2A86">
              <w:rPr>
                <w:noProof/>
                <w:webHidden/>
              </w:rPr>
              <w:instrText xml:space="preserve"> PAGEREF _Toc68892123 \h </w:instrText>
            </w:r>
            <w:r w:rsidR="00FF2A86">
              <w:rPr>
                <w:noProof/>
                <w:webHidden/>
              </w:rPr>
            </w:r>
            <w:r w:rsidR="00FF2A86">
              <w:rPr>
                <w:noProof/>
                <w:webHidden/>
              </w:rPr>
              <w:fldChar w:fldCharType="separate"/>
            </w:r>
            <w:r w:rsidR="00FF2A86">
              <w:rPr>
                <w:noProof/>
                <w:webHidden/>
              </w:rPr>
              <w:t>8</w:t>
            </w:r>
            <w:r w:rsidR="00FF2A86">
              <w:rPr>
                <w:noProof/>
                <w:webHidden/>
              </w:rPr>
              <w:fldChar w:fldCharType="end"/>
            </w:r>
          </w:hyperlink>
        </w:p>
        <w:p w14:paraId="065A81FA" w14:textId="20BD14DD" w:rsidR="00FF2A86" w:rsidRDefault="002A1EEA">
          <w:pPr>
            <w:pStyle w:val="TOC2"/>
            <w:tabs>
              <w:tab w:val="left" w:pos="880"/>
              <w:tab w:val="right" w:leader="dot" w:pos="9350"/>
            </w:tabs>
            <w:rPr>
              <w:rFonts w:eastAsiaTheme="minorEastAsia"/>
              <w:noProof/>
              <w:lang w:val="en-US"/>
            </w:rPr>
          </w:pPr>
          <w:hyperlink w:anchor="_Toc68892124" w:history="1">
            <w:r w:rsidR="00FF2A86" w:rsidRPr="009110DE">
              <w:rPr>
                <w:rStyle w:val="Hyperlink"/>
                <w:noProof/>
              </w:rPr>
              <w:t>2.1</w:t>
            </w:r>
            <w:r w:rsidR="00FF2A86">
              <w:rPr>
                <w:rFonts w:eastAsiaTheme="minorEastAsia"/>
                <w:noProof/>
                <w:lang w:val="en-US"/>
              </w:rPr>
              <w:tab/>
            </w:r>
            <w:r w:rsidR="00FF2A86" w:rsidRPr="009110DE">
              <w:rPr>
                <w:rStyle w:val="Hyperlink"/>
                <w:noProof/>
              </w:rPr>
              <w:t>Podatkovno rudarjenje</w:t>
            </w:r>
            <w:r w:rsidR="00FF2A86">
              <w:rPr>
                <w:noProof/>
                <w:webHidden/>
              </w:rPr>
              <w:tab/>
            </w:r>
            <w:r w:rsidR="00FF2A86">
              <w:rPr>
                <w:noProof/>
                <w:webHidden/>
              </w:rPr>
              <w:fldChar w:fldCharType="begin"/>
            </w:r>
            <w:r w:rsidR="00FF2A86">
              <w:rPr>
                <w:noProof/>
                <w:webHidden/>
              </w:rPr>
              <w:instrText xml:space="preserve"> PAGEREF _Toc68892124 \h </w:instrText>
            </w:r>
            <w:r w:rsidR="00FF2A86">
              <w:rPr>
                <w:noProof/>
                <w:webHidden/>
              </w:rPr>
            </w:r>
            <w:r w:rsidR="00FF2A86">
              <w:rPr>
                <w:noProof/>
                <w:webHidden/>
              </w:rPr>
              <w:fldChar w:fldCharType="separate"/>
            </w:r>
            <w:r w:rsidR="00FF2A86">
              <w:rPr>
                <w:noProof/>
                <w:webHidden/>
              </w:rPr>
              <w:t>8</w:t>
            </w:r>
            <w:r w:rsidR="00FF2A86">
              <w:rPr>
                <w:noProof/>
                <w:webHidden/>
              </w:rPr>
              <w:fldChar w:fldCharType="end"/>
            </w:r>
          </w:hyperlink>
        </w:p>
        <w:p w14:paraId="59390DBD" w14:textId="10D624C0" w:rsidR="00FF2A86" w:rsidRDefault="002A1EEA">
          <w:pPr>
            <w:pStyle w:val="TOC3"/>
            <w:tabs>
              <w:tab w:val="left" w:pos="1320"/>
              <w:tab w:val="right" w:leader="dot" w:pos="9350"/>
            </w:tabs>
            <w:rPr>
              <w:rFonts w:eastAsiaTheme="minorEastAsia"/>
              <w:noProof/>
              <w:lang w:val="en-US"/>
            </w:rPr>
          </w:pPr>
          <w:hyperlink w:anchor="_Toc68892125" w:history="1">
            <w:r w:rsidR="00FF2A86" w:rsidRPr="009110DE">
              <w:rPr>
                <w:rStyle w:val="Hyperlink"/>
                <w:noProof/>
              </w:rPr>
              <w:t>2.1.1</w:t>
            </w:r>
            <w:r w:rsidR="00FF2A86">
              <w:rPr>
                <w:rFonts w:eastAsiaTheme="minorEastAsia"/>
                <w:noProof/>
                <w:lang w:val="en-US"/>
              </w:rPr>
              <w:tab/>
            </w:r>
            <w:r w:rsidR="00FF2A86" w:rsidRPr="009110DE">
              <w:rPr>
                <w:rStyle w:val="Hyperlink"/>
                <w:noProof/>
              </w:rPr>
              <w:t>Lematizacija</w:t>
            </w:r>
            <w:r w:rsidR="00FF2A86">
              <w:rPr>
                <w:noProof/>
                <w:webHidden/>
              </w:rPr>
              <w:tab/>
            </w:r>
            <w:r w:rsidR="00FF2A86">
              <w:rPr>
                <w:noProof/>
                <w:webHidden/>
              </w:rPr>
              <w:fldChar w:fldCharType="begin"/>
            </w:r>
            <w:r w:rsidR="00FF2A86">
              <w:rPr>
                <w:noProof/>
                <w:webHidden/>
              </w:rPr>
              <w:instrText xml:space="preserve"> PAGEREF _Toc68892125 \h </w:instrText>
            </w:r>
            <w:r w:rsidR="00FF2A86">
              <w:rPr>
                <w:noProof/>
                <w:webHidden/>
              </w:rPr>
            </w:r>
            <w:r w:rsidR="00FF2A86">
              <w:rPr>
                <w:noProof/>
                <w:webHidden/>
              </w:rPr>
              <w:fldChar w:fldCharType="separate"/>
            </w:r>
            <w:r w:rsidR="00FF2A86">
              <w:rPr>
                <w:noProof/>
                <w:webHidden/>
              </w:rPr>
              <w:t>8</w:t>
            </w:r>
            <w:r w:rsidR="00FF2A86">
              <w:rPr>
                <w:noProof/>
                <w:webHidden/>
              </w:rPr>
              <w:fldChar w:fldCharType="end"/>
            </w:r>
          </w:hyperlink>
        </w:p>
        <w:p w14:paraId="7CD0F528" w14:textId="024C91A7" w:rsidR="00FF2A86" w:rsidRDefault="002A1EEA">
          <w:pPr>
            <w:pStyle w:val="TOC3"/>
            <w:tabs>
              <w:tab w:val="left" w:pos="1320"/>
              <w:tab w:val="right" w:leader="dot" w:pos="9350"/>
            </w:tabs>
            <w:rPr>
              <w:rFonts w:eastAsiaTheme="minorEastAsia"/>
              <w:noProof/>
              <w:lang w:val="en-US"/>
            </w:rPr>
          </w:pPr>
          <w:hyperlink w:anchor="_Toc68892126" w:history="1">
            <w:r w:rsidR="00FF2A86" w:rsidRPr="009110DE">
              <w:rPr>
                <w:rStyle w:val="Hyperlink"/>
                <w:noProof/>
              </w:rPr>
              <w:t>2.1.2</w:t>
            </w:r>
            <w:r w:rsidR="00FF2A86">
              <w:rPr>
                <w:rFonts w:eastAsiaTheme="minorEastAsia"/>
                <w:noProof/>
                <w:lang w:val="en-US"/>
              </w:rPr>
              <w:tab/>
            </w:r>
            <w:r w:rsidR="00FF2A86" w:rsidRPr="009110DE">
              <w:rPr>
                <w:rStyle w:val="Hyperlink"/>
                <w:noProof/>
              </w:rPr>
              <w:t>Oblak besed</w:t>
            </w:r>
            <w:r w:rsidR="00FF2A86">
              <w:rPr>
                <w:noProof/>
                <w:webHidden/>
              </w:rPr>
              <w:tab/>
            </w:r>
            <w:r w:rsidR="00FF2A86">
              <w:rPr>
                <w:noProof/>
                <w:webHidden/>
              </w:rPr>
              <w:fldChar w:fldCharType="begin"/>
            </w:r>
            <w:r w:rsidR="00FF2A86">
              <w:rPr>
                <w:noProof/>
                <w:webHidden/>
              </w:rPr>
              <w:instrText xml:space="preserve"> PAGEREF _Toc68892126 \h </w:instrText>
            </w:r>
            <w:r w:rsidR="00FF2A86">
              <w:rPr>
                <w:noProof/>
                <w:webHidden/>
              </w:rPr>
            </w:r>
            <w:r w:rsidR="00FF2A86">
              <w:rPr>
                <w:noProof/>
                <w:webHidden/>
              </w:rPr>
              <w:fldChar w:fldCharType="separate"/>
            </w:r>
            <w:r w:rsidR="00FF2A86">
              <w:rPr>
                <w:noProof/>
                <w:webHidden/>
              </w:rPr>
              <w:t>9</w:t>
            </w:r>
            <w:r w:rsidR="00FF2A86">
              <w:rPr>
                <w:noProof/>
                <w:webHidden/>
              </w:rPr>
              <w:fldChar w:fldCharType="end"/>
            </w:r>
          </w:hyperlink>
        </w:p>
        <w:p w14:paraId="7759F624" w14:textId="4E7C541D" w:rsidR="00FF2A86" w:rsidRDefault="002A1EEA">
          <w:pPr>
            <w:pStyle w:val="TOC3"/>
            <w:tabs>
              <w:tab w:val="left" w:pos="1320"/>
              <w:tab w:val="right" w:leader="dot" w:pos="9350"/>
            </w:tabs>
            <w:rPr>
              <w:rFonts w:eastAsiaTheme="minorEastAsia"/>
              <w:noProof/>
              <w:lang w:val="en-US"/>
            </w:rPr>
          </w:pPr>
          <w:hyperlink w:anchor="_Toc68892127" w:history="1">
            <w:r w:rsidR="00FF2A86" w:rsidRPr="009110DE">
              <w:rPr>
                <w:rStyle w:val="Hyperlink"/>
                <w:noProof/>
              </w:rPr>
              <w:t>2.1.3</w:t>
            </w:r>
            <w:r w:rsidR="00FF2A86">
              <w:rPr>
                <w:rFonts w:eastAsiaTheme="minorEastAsia"/>
                <w:noProof/>
                <w:lang w:val="en-US"/>
              </w:rPr>
              <w:tab/>
            </w:r>
            <w:r w:rsidR="00FF2A86" w:rsidRPr="009110DE">
              <w:rPr>
                <w:rStyle w:val="Hyperlink"/>
                <w:noProof/>
              </w:rPr>
              <w:t>Sentimentalna analiza</w:t>
            </w:r>
            <w:r w:rsidR="00FF2A86">
              <w:rPr>
                <w:noProof/>
                <w:webHidden/>
              </w:rPr>
              <w:tab/>
            </w:r>
            <w:r w:rsidR="00FF2A86">
              <w:rPr>
                <w:noProof/>
                <w:webHidden/>
              </w:rPr>
              <w:fldChar w:fldCharType="begin"/>
            </w:r>
            <w:r w:rsidR="00FF2A86">
              <w:rPr>
                <w:noProof/>
                <w:webHidden/>
              </w:rPr>
              <w:instrText xml:space="preserve"> PAGEREF _Toc68892127 \h </w:instrText>
            </w:r>
            <w:r w:rsidR="00FF2A86">
              <w:rPr>
                <w:noProof/>
                <w:webHidden/>
              </w:rPr>
            </w:r>
            <w:r w:rsidR="00FF2A86">
              <w:rPr>
                <w:noProof/>
                <w:webHidden/>
              </w:rPr>
              <w:fldChar w:fldCharType="separate"/>
            </w:r>
            <w:r w:rsidR="00FF2A86">
              <w:rPr>
                <w:noProof/>
                <w:webHidden/>
              </w:rPr>
              <w:t>10</w:t>
            </w:r>
            <w:r w:rsidR="00FF2A86">
              <w:rPr>
                <w:noProof/>
                <w:webHidden/>
              </w:rPr>
              <w:fldChar w:fldCharType="end"/>
            </w:r>
          </w:hyperlink>
        </w:p>
        <w:p w14:paraId="5144B199" w14:textId="12B3A8F8" w:rsidR="00FF2A86" w:rsidRDefault="002A1EEA">
          <w:pPr>
            <w:pStyle w:val="TOC2"/>
            <w:tabs>
              <w:tab w:val="left" w:pos="880"/>
              <w:tab w:val="right" w:leader="dot" w:pos="9350"/>
            </w:tabs>
            <w:rPr>
              <w:rFonts w:eastAsiaTheme="minorEastAsia"/>
              <w:noProof/>
              <w:lang w:val="en-US"/>
            </w:rPr>
          </w:pPr>
          <w:hyperlink w:anchor="_Toc68892128" w:history="1">
            <w:r w:rsidR="00FF2A86" w:rsidRPr="009110DE">
              <w:rPr>
                <w:rStyle w:val="Hyperlink"/>
                <w:noProof/>
              </w:rPr>
              <w:t>2.2</w:t>
            </w:r>
            <w:r w:rsidR="00FF2A86">
              <w:rPr>
                <w:rFonts w:eastAsiaTheme="minorEastAsia"/>
                <w:noProof/>
                <w:lang w:val="en-US"/>
              </w:rPr>
              <w:tab/>
            </w:r>
            <w:r w:rsidR="00FF2A86" w:rsidRPr="009110DE">
              <w:rPr>
                <w:rStyle w:val="Hyperlink"/>
                <w:noProof/>
              </w:rPr>
              <w:t>Python</w:t>
            </w:r>
            <w:r w:rsidR="00FF2A86">
              <w:rPr>
                <w:noProof/>
                <w:webHidden/>
              </w:rPr>
              <w:tab/>
            </w:r>
            <w:r w:rsidR="00FF2A86">
              <w:rPr>
                <w:noProof/>
                <w:webHidden/>
              </w:rPr>
              <w:fldChar w:fldCharType="begin"/>
            </w:r>
            <w:r w:rsidR="00FF2A86">
              <w:rPr>
                <w:noProof/>
                <w:webHidden/>
              </w:rPr>
              <w:instrText xml:space="preserve"> PAGEREF _Toc68892128 \h </w:instrText>
            </w:r>
            <w:r w:rsidR="00FF2A86">
              <w:rPr>
                <w:noProof/>
                <w:webHidden/>
              </w:rPr>
            </w:r>
            <w:r w:rsidR="00FF2A86">
              <w:rPr>
                <w:noProof/>
                <w:webHidden/>
              </w:rPr>
              <w:fldChar w:fldCharType="separate"/>
            </w:r>
            <w:r w:rsidR="00FF2A86">
              <w:rPr>
                <w:noProof/>
                <w:webHidden/>
              </w:rPr>
              <w:t>12</w:t>
            </w:r>
            <w:r w:rsidR="00FF2A86">
              <w:rPr>
                <w:noProof/>
                <w:webHidden/>
              </w:rPr>
              <w:fldChar w:fldCharType="end"/>
            </w:r>
          </w:hyperlink>
        </w:p>
        <w:p w14:paraId="535E116C" w14:textId="1165E0B4" w:rsidR="00FF2A86" w:rsidRDefault="002A1EEA">
          <w:pPr>
            <w:pStyle w:val="TOC2"/>
            <w:tabs>
              <w:tab w:val="left" w:pos="880"/>
              <w:tab w:val="right" w:leader="dot" w:pos="9350"/>
            </w:tabs>
            <w:rPr>
              <w:rFonts w:eastAsiaTheme="minorEastAsia"/>
              <w:noProof/>
              <w:lang w:val="en-US"/>
            </w:rPr>
          </w:pPr>
          <w:hyperlink w:anchor="_Toc68892129" w:history="1">
            <w:r w:rsidR="00FF2A86" w:rsidRPr="009110DE">
              <w:rPr>
                <w:rStyle w:val="Hyperlink"/>
                <w:noProof/>
              </w:rPr>
              <w:t>2.3</w:t>
            </w:r>
            <w:r w:rsidR="00FF2A86">
              <w:rPr>
                <w:rFonts w:eastAsiaTheme="minorEastAsia"/>
                <w:noProof/>
                <w:lang w:val="en-US"/>
              </w:rPr>
              <w:tab/>
            </w:r>
            <w:r w:rsidR="00FF2A86" w:rsidRPr="009110DE">
              <w:rPr>
                <w:rStyle w:val="Hyperlink"/>
                <w:noProof/>
              </w:rPr>
              <w:t>Programsko okolje Orange</w:t>
            </w:r>
            <w:r w:rsidR="00FF2A86">
              <w:rPr>
                <w:noProof/>
                <w:webHidden/>
              </w:rPr>
              <w:tab/>
            </w:r>
            <w:r w:rsidR="00FF2A86">
              <w:rPr>
                <w:noProof/>
                <w:webHidden/>
              </w:rPr>
              <w:fldChar w:fldCharType="begin"/>
            </w:r>
            <w:r w:rsidR="00FF2A86">
              <w:rPr>
                <w:noProof/>
                <w:webHidden/>
              </w:rPr>
              <w:instrText xml:space="preserve"> PAGEREF _Toc68892129 \h </w:instrText>
            </w:r>
            <w:r w:rsidR="00FF2A86">
              <w:rPr>
                <w:noProof/>
                <w:webHidden/>
              </w:rPr>
            </w:r>
            <w:r w:rsidR="00FF2A86">
              <w:rPr>
                <w:noProof/>
                <w:webHidden/>
              </w:rPr>
              <w:fldChar w:fldCharType="separate"/>
            </w:r>
            <w:r w:rsidR="00FF2A86">
              <w:rPr>
                <w:noProof/>
                <w:webHidden/>
              </w:rPr>
              <w:t>12</w:t>
            </w:r>
            <w:r w:rsidR="00FF2A86">
              <w:rPr>
                <w:noProof/>
                <w:webHidden/>
              </w:rPr>
              <w:fldChar w:fldCharType="end"/>
            </w:r>
          </w:hyperlink>
        </w:p>
        <w:p w14:paraId="5ACF4A14" w14:textId="0C6A0C1F" w:rsidR="00FF2A86" w:rsidRDefault="002A1EEA">
          <w:pPr>
            <w:pStyle w:val="TOC3"/>
            <w:tabs>
              <w:tab w:val="left" w:pos="1320"/>
              <w:tab w:val="right" w:leader="dot" w:pos="9350"/>
            </w:tabs>
            <w:rPr>
              <w:rFonts w:eastAsiaTheme="minorEastAsia"/>
              <w:noProof/>
              <w:lang w:val="en-US"/>
            </w:rPr>
          </w:pPr>
          <w:hyperlink w:anchor="_Toc68892130" w:history="1">
            <w:r w:rsidR="00FF2A86" w:rsidRPr="009110DE">
              <w:rPr>
                <w:rStyle w:val="Hyperlink"/>
                <w:noProof/>
              </w:rPr>
              <w:t>2.3.1</w:t>
            </w:r>
            <w:r w:rsidR="00FF2A86">
              <w:rPr>
                <w:rFonts w:eastAsiaTheme="minorEastAsia"/>
                <w:noProof/>
                <w:lang w:val="en-US"/>
              </w:rPr>
              <w:tab/>
            </w:r>
            <w:r w:rsidR="00FF2A86" w:rsidRPr="009110DE">
              <w:rPr>
                <w:rStyle w:val="Hyperlink"/>
                <w:noProof/>
              </w:rPr>
              <w:t>Uvozi dokument</w:t>
            </w:r>
            <w:r w:rsidR="00FF2A86">
              <w:rPr>
                <w:noProof/>
                <w:webHidden/>
              </w:rPr>
              <w:tab/>
            </w:r>
            <w:r w:rsidR="00FF2A86">
              <w:rPr>
                <w:noProof/>
                <w:webHidden/>
              </w:rPr>
              <w:fldChar w:fldCharType="begin"/>
            </w:r>
            <w:r w:rsidR="00FF2A86">
              <w:rPr>
                <w:noProof/>
                <w:webHidden/>
              </w:rPr>
              <w:instrText xml:space="preserve"> PAGEREF _Toc68892130 \h </w:instrText>
            </w:r>
            <w:r w:rsidR="00FF2A86">
              <w:rPr>
                <w:noProof/>
                <w:webHidden/>
              </w:rPr>
            </w:r>
            <w:r w:rsidR="00FF2A86">
              <w:rPr>
                <w:noProof/>
                <w:webHidden/>
              </w:rPr>
              <w:fldChar w:fldCharType="separate"/>
            </w:r>
            <w:r w:rsidR="00FF2A86">
              <w:rPr>
                <w:noProof/>
                <w:webHidden/>
              </w:rPr>
              <w:t>13</w:t>
            </w:r>
            <w:r w:rsidR="00FF2A86">
              <w:rPr>
                <w:noProof/>
                <w:webHidden/>
              </w:rPr>
              <w:fldChar w:fldCharType="end"/>
            </w:r>
          </w:hyperlink>
        </w:p>
        <w:p w14:paraId="5D59C60B" w14:textId="5B5FB39D" w:rsidR="00FF2A86" w:rsidRDefault="002A1EEA">
          <w:pPr>
            <w:pStyle w:val="TOC3"/>
            <w:tabs>
              <w:tab w:val="left" w:pos="1320"/>
              <w:tab w:val="right" w:leader="dot" w:pos="9350"/>
            </w:tabs>
            <w:rPr>
              <w:rFonts w:eastAsiaTheme="minorEastAsia"/>
              <w:noProof/>
              <w:lang w:val="en-US"/>
            </w:rPr>
          </w:pPr>
          <w:hyperlink w:anchor="_Toc68892131" w:history="1">
            <w:r w:rsidR="00FF2A86" w:rsidRPr="009110DE">
              <w:rPr>
                <w:rStyle w:val="Hyperlink"/>
                <w:noProof/>
              </w:rPr>
              <w:t>2.3.2</w:t>
            </w:r>
            <w:r w:rsidR="00FF2A86">
              <w:rPr>
                <w:rFonts w:eastAsiaTheme="minorEastAsia"/>
                <w:noProof/>
                <w:lang w:val="en-US"/>
              </w:rPr>
              <w:tab/>
            </w:r>
            <w:r w:rsidR="00FF2A86" w:rsidRPr="009110DE">
              <w:rPr>
                <w:rStyle w:val="Hyperlink"/>
                <w:noProof/>
              </w:rPr>
              <w:t>Korpus</w:t>
            </w:r>
            <w:r w:rsidR="00FF2A86">
              <w:rPr>
                <w:noProof/>
                <w:webHidden/>
              </w:rPr>
              <w:tab/>
            </w:r>
            <w:r w:rsidR="00FF2A86">
              <w:rPr>
                <w:noProof/>
                <w:webHidden/>
              </w:rPr>
              <w:fldChar w:fldCharType="begin"/>
            </w:r>
            <w:r w:rsidR="00FF2A86">
              <w:rPr>
                <w:noProof/>
                <w:webHidden/>
              </w:rPr>
              <w:instrText xml:space="preserve"> PAGEREF _Toc68892131 \h </w:instrText>
            </w:r>
            <w:r w:rsidR="00FF2A86">
              <w:rPr>
                <w:noProof/>
                <w:webHidden/>
              </w:rPr>
            </w:r>
            <w:r w:rsidR="00FF2A86">
              <w:rPr>
                <w:noProof/>
                <w:webHidden/>
              </w:rPr>
              <w:fldChar w:fldCharType="separate"/>
            </w:r>
            <w:r w:rsidR="00FF2A86">
              <w:rPr>
                <w:noProof/>
                <w:webHidden/>
              </w:rPr>
              <w:t>13</w:t>
            </w:r>
            <w:r w:rsidR="00FF2A86">
              <w:rPr>
                <w:noProof/>
                <w:webHidden/>
              </w:rPr>
              <w:fldChar w:fldCharType="end"/>
            </w:r>
          </w:hyperlink>
        </w:p>
        <w:p w14:paraId="580F7999" w14:textId="017A6A47" w:rsidR="00FF2A86" w:rsidRDefault="002A1EEA">
          <w:pPr>
            <w:pStyle w:val="TOC3"/>
            <w:tabs>
              <w:tab w:val="left" w:pos="1320"/>
              <w:tab w:val="right" w:leader="dot" w:pos="9350"/>
            </w:tabs>
            <w:rPr>
              <w:rFonts w:eastAsiaTheme="minorEastAsia"/>
              <w:noProof/>
              <w:lang w:val="en-US"/>
            </w:rPr>
          </w:pPr>
          <w:hyperlink w:anchor="_Toc68892132" w:history="1">
            <w:r w:rsidR="00FF2A86" w:rsidRPr="009110DE">
              <w:rPr>
                <w:rStyle w:val="Hyperlink"/>
                <w:noProof/>
              </w:rPr>
              <w:t>2.3.3</w:t>
            </w:r>
            <w:r w:rsidR="00FF2A86">
              <w:rPr>
                <w:rFonts w:eastAsiaTheme="minorEastAsia"/>
                <w:noProof/>
                <w:lang w:val="en-US"/>
              </w:rPr>
              <w:tab/>
            </w:r>
            <w:r w:rsidR="00FF2A86" w:rsidRPr="009110DE">
              <w:rPr>
                <w:rStyle w:val="Hyperlink"/>
                <w:noProof/>
              </w:rPr>
              <w:t>Gledalec korpusa</w:t>
            </w:r>
            <w:r w:rsidR="00FF2A86">
              <w:rPr>
                <w:noProof/>
                <w:webHidden/>
              </w:rPr>
              <w:tab/>
            </w:r>
            <w:r w:rsidR="00FF2A86">
              <w:rPr>
                <w:noProof/>
                <w:webHidden/>
              </w:rPr>
              <w:fldChar w:fldCharType="begin"/>
            </w:r>
            <w:r w:rsidR="00FF2A86">
              <w:rPr>
                <w:noProof/>
                <w:webHidden/>
              </w:rPr>
              <w:instrText xml:space="preserve"> PAGEREF _Toc68892132 \h </w:instrText>
            </w:r>
            <w:r w:rsidR="00FF2A86">
              <w:rPr>
                <w:noProof/>
                <w:webHidden/>
              </w:rPr>
            </w:r>
            <w:r w:rsidR="00FF2A86">
              <w:rPr>
                <w:noProof/>
                <w:webHidden/>
              </w:rPr>
              <w:fldChar w:fldCharType="separate"/>
            </w:r>
            <w:r w:rsidR="00FF2A86">
              <w:rPr>
                <w:noProof/>
                <w:webHidden/>
              </w:rPr>
              <w:t>14</w:t>
            </w:r>
            <w:r w:rsidR="00FF2A86">
              <w:rPr>
                <w:noProof/>
                <w:webHidden/>
              </w:rPr>
              <w:fldChar w:fldCharType="end"/>
            </w:r>
          </w:hyperlink>
        </w:p>
        <w:p w14:paraId="64B8C81C" w14:textId="504BC9E8" w:rsidR="00FF2A86" w:rsidRDefault="002A1EEA">
          <w:pPr>
            <w:pStyle w:val="TOC3"/>
            <w:tabs>
              <w:tab w:val="left" w:pos="1320"/>
              <w:tab w:val="right" w:leader="dot" w:pos="9350"/>
            </w:tabs>
            <w:rPr>
              <w:rFonts w:eastAsiaTheme="minorEastAsia"/>
              <w:noProof/>
              <w:lang w:val="en-US"/>
            </w:rPr>
          </w:pPr>
          <w:hyperlink w:anchor="_Toc68892133" w:history="1">
            <w:r w:rsidR="00FF2A86" w:rsidRPr="009110DE">
              <w:rPr>
                <w:rStyle w:val="Hyperlink"/>
                <w:noProof/>
              </w:rPr>
              <w:t>2.3.4</w:t>
            </w:r>
            <w:r w:rsidR="00FF2A86">
              <w:rPr>
                <w:rFonts w:eastAsiaTheme="minorEastAsia"/>
                <w:noProof/>
                <w:lang w:val="en-US"/>
              </w:rPr>
              <w:tab/>
            </w:r>
            <w:r w:rsidR="00FF2A86" w:rsidRPr="009110DE">
              <w:rPr>
                <w:rStyle w:val="Hyperlink"/>
                <w:noProof/>
              </w:rPr>
              <w:t>Obdelava besedila</w:t>
            </w:r>
            <w:r w:rsidR="00FF2A86">
              <w:rPr>
                <w:noProof/>
                <w:webHidden/>
              </w:rPr>
              <w:tab/>
            </w:r>
            <w:r w:rsidR="00FF2A86">
              <w:rPr>
                <w:noProof/>
                <w:webHidden/>
              </w:rPr>
              <w:fldChar w:fldCharType="begin"/>
            </w:r>
            <w:r w:rsidR="00FF2A86">
              <w:rPr>
                <w:noProof/>
                <w:webHidden/>
              </w:rPr>
              <w:instrText xml:space="preserve"> PAGEREF _Toc68892133 \h </w:instrText>
            </w:r>
            <w:r w:rsidR="00FF2A86">
              <w:rPr>
                <w:noProof/>
                <w:webHidden/>
              </w:rPr>
            </w:r>
            <w:r w:rsidR="00FF2A86">
              <w:rPr>
                <w:noProof/>
                <w:webHidden/>
              </w:rPr>
              <w:fldChar w:fldCharType="separate"/>
            </w:r>
            <w:r w:rsidR="00FF2A86">
              <w:rPr>
                <w:noProof/>
                <w:webHidden/>
              </w:rPr>
              <w:t>15</w:t>
            </w:r>
            <w:r w:rsidR="00FF2A86">
              <w:rPr>
                <w:noProof/>
                <w:webHidden/>
              </w:rPr>
              <w:fldChar w:fldCharType="end"/>
            </w:r>
          </w:hyperlink>
        </w:p>
        <w:p w14:paraId="1FE1B8BC" w14:textId="068DB841" w:rsidR="00FF2A86" w:rsidRDefault="002A1EEA">
          <w:pPr>
            <w:pStyle w:val="TOC3"/>
            <w:tabs>
              <w:tab w:val="left" w:pos="1320"/>
              <w:tab w:val="right" w:leader="dot" w:pos="9350"/>
            </w:tabs>
            <w:rPr>
              <w:rFonts w:eastAsiaTheme="minorEastAsia"/>
              <w:noProof/>
              <w:lang w:val="en-US"/>
            </w:rPr>
          </w:pPr>
          <w:hyperlink w:anchor="_Toc68892134" w:history="1">
            <w:r w:rsidR="00FF2A86" w:rsidRPr="009110DE">
              <w:rPr>
                <w:rStyle w:val="Hyperlink"/>
                <w:noProof/>
              </w:rPr>
              <w:t>2.3.5</w:t>
            </w:r>
            <w:r w:rsidR="00FF2A86">
              <w:rPr>
                <w:rFonts w:eastAsiaTheme="minorEastAsia"/>
                <w:noProof/>
                <w:lang w:val="en-US"/>
              </w:rPr>
              <w:tab/>
            </w:r>
            <w:r w:rsidR="00FF2A86" w:rsidRPr="009110DE">
              <w:rPr>
                <w:rStyle w:val="Hyperlink"/>
                <w:noProof/>
              </w:rPr>
              <w:t>Oblak besed</w:t>
            </w:r>
            <w:r w:rsidR="00FF2A86">
              <w:rPr>
                <w:noProof/>
                <w:webHidden/>
              </w:rPr>
              <w:tab/>
            </w:r>
            <w:r w:rsidR="00FF2A86">
              <w:rPr>
                <w:noProof/>
                <w:webHidden/>
              </w:rPr>
              <w:fldChar w:fldCharType="begin"/>
            </w:r>
            <w:r w:rsidR="00FF2A86">
              <w:rPr>
                <w:noProof/>
                <w:webHidden/>
              </w:rPr>
              <w:instrText xml:space="preserve"> PAGEREF _Toc68892134 \h </w:instrText>
            </w:r>
            <w:r w:rsidR="00FF2A86">
              <w:rPr>
                <w:noProof/>
                <w:webHidden/>
              </w:rPr>
            </w:r>
            <w:r w:rsidR="00FF2A86">
              <w:rPr>
                <w:noProof/>
                <w:webHidden/>
              </w:rPr>
              <w:fldChar w:fldCharType="separate"/>
            </w:r>
            <w:r w:rsidR="00FF2A86">
              <w:rPr>
                <w:noProof/>
                <w:webHidden/>
              </w:rPr>
              <w:t>16</w:t>
            </w:r>
            <w:r w:rsidR="00FF2A86">
              <w:rPr>
                <w:noProof/>
                <w:webHidden/>
              </w:rPr>
              <w:fldChar w:fldCharType="end"/>
            </w:r>
          </w:hyperlink>
        </w:p>
        <w:p w14:paraId="3178C09E" w14:textId="05E254EE" w:rsidR="00FF2A86" w:rsidRDefault="002A1EEA">
          <w:pPr>
            <w:pStyle w:val="TOC3"/>
            <w:tabs>
              <w:tab w:val="left" w:pos="1320"/>
              <w:tab w:val="right" w:leader="dot" w:pos="9350"/>
            </w:tabs>
            <w:rPr>
              <w:rFonts w:eastAsiaTheme="minorEastAsia"/>
              <w:noProof/>
              <w:lang w:val="en-US"/>
            </w:rPr>
          </w:pPr>
          <w:hyperlink w:anchor="_Toc68892135" w:history="1">
            <w:r w:rsidR="00FF2A86" w:rsidRPr="009110DE">
              <w:rPr>
                <w:rStyle w:val="Hyperlink"/>
                <w:noProof/>
              </w:rPr>
              <w:t>2.3.6</w:t>
            </w:r>
            <w:r w:rsidR="00FF2A86">
              <w:rPr>
                <w:rFonts w:eastAsiaTheme="minorEastAsia"/>
                <w:noProof/>
                <w:lang w:val="en-US"/>
              </w:rPr>
              <w:tab/>
            </w:r>
            <w:r w:rsidR="00FF2A86" w:rsidRPr="009110DE">
              <w:rPr>
                <w:rStyle w:val="Hyperlink"/>
                <w:noProof/>
              </w:rPr>
              <w:t>Sentimentalna analiza</w:t>
            </w:r>
            <w:r w:rsidR="00FF2A86">
              <w:rPr>
                <w:noProof/>
                <w:webHidden/>
              </w:rPr>
              <w:tab/>
            </w:r>
            <w:r w:rsidR="00FF2A86">
              <w:rPr>
                <w:noProof/>
                <w:webHidden/>
              </w:rPr>
              <w:fldChar w:fldCharType="begin"/>
            </w:r>
            <w:r w:rsidR="00FF2A86">
              <w:rPr>
                <w:noProof/>
                <w:webHidden/>
              </w:rPr>
              <w:instrText xml:space="preserve"> PAGEREF _Toc68892135 \h </w:instrText>
            </w:r>
            <w:r w:rsidR="00FF2A86">
              <w:rPr>
                <w:noProof/>
                <w:webHidden/>
              </w:rPr>
            </w:r>
            <w:r w:rsidR="00FF2A86">
              <w:rPr>
                <w:noProof/>
                <w:webHidden/>
              </w:rPr>
              <w:fldChar w:fldCharType="separate"/>
            </w:r>
            <w:r w:rsidR="00FF2A86">
              <w:rPr>
                <w:noProof/>
                <w:webHidden/>
              </w:rPr>
              <w:t>16</w:t>
            </w:r>
            <w:r w:rsidR="00FF2A86">
              <w:rPr>
                <w:noProof/>
                <w:webHidden/>
              </w:rPr>
              <w:fldChar w:fldCharType="end"/>
            </w:r>
          </w:hyperlink>
        </w:p>
        <w:p w14:paraId="00822958" w14:textId="56E0F498" w:rsidR="00FF2A86" w:rsidRDefault="002A1EEA">
          <w:pPr>
            <w:pStyle w:val="TOC3"/>
            <w:tabs>
              <w:tab w:val="left" w:pos="1320"/>
              <w:tab w:val="right" w:leader="dot" w:pos="9350"/>
            </w:tabs>
            <w:rPr>
              <w:rFonts w:eastAsiaTheme="minorEastAsia"/>
              <w:noProof/>
              <w:lang w:val="en-US"/>
            </w:rPr>
          </w:pPr>
          <w:hyperlink w:anchor="_Toc68892136" w:history="1">
            <w:r w:rsidR="00FF2A86" w:rsidRPr="009110DE">
              <w:rPr>
                <w:rStyle w:val="Hyperlink"/>
                <w:noProof/>
              </w:rPr>
              <w:t>2.3.7</w:t>
            </w:r>
            <w:r w:rsidR="00FF2A86">
              <w:rPr>
                <w:rFonts w:eastAsiaTheme="minorEastAsia"/>
                <w:noProof/>
                <w:lang w:val="en-US"/>
              </w:rPr>
              <w:tab/>
            </w:r>
            <w:r w:rsidR="00FF2A86" w:rsidRPr="009110DE">
              <w:rPr>
                <w:rStyle w:val="Hyperlink"/>
                <w:noProof/>
              </w:rPr>
              <w:t>Vreča besed</w:t>
            </w:r>
            <w:r w:rsidR="00FF2A86">
              <w:rPr>
                <w:noProof/>
                <w:webHidden/>
              </w:rPr>
              <w:tab/>
            </w:r>
            <w:r w:rsidR="00FF2A86">
              <w:rPr>
                <w:noProof/>
                <w:webHidden/>
              </w:rPr>
              <w:fldChar w:fldCharType="begin"/>
            </w:r>
            <w:r w:rsidR="00FF2A86">
              <w:rPr>
                <w:noProof/>
                <w:webHidden/>
              </w:rPr>
              <w:instrText xml:space="preserve"> PAGEREF _Toc68892136 \h </w:instrText>
            </w:r>
            <w:r w:rsidR="00FF2A86">
              <w:rPr>
                <w:noProof/>
                <w:webHidden/>
              </w:rPr>
            </w:r>
            <w:r w:rsidR="00FF2A86">
              <w:rPr>
                <w:noProof/>
                <w:webHidden/>
              </w:rPr>
              <w:fldChar w:fldCharType="separate"/>
            </w:r>
            <w:r w:rsidR="00FF2A86">
              <w:rPr>
                <w:noProof/>
                <w:webHidden/>
              </w:rPr>
              <w:t>16</w:t>
            </w:r>
            <w:r w:rsidR="00FF2A86">
              <w:rPr>
                <w:noProof/>
                <w:webHidden/>
              </w:rPr>
              <w:fldChar w:fldCharType="end"/>
            </w:r>
          </w:hyperlink>
        </w:p>
        <w:p w14:paraId="1C78D46F" w14:textId="0F1445A9" w:rsidR="00FF2A86" w:rsidRDefault="002A1EEA">
          <w:pPr>
            <w:pStyle w:val="TOC3"/>
            <w:tabs>
              <w:tab w:val="left" w:pos="1320"/>
              <w:tab w:val="right" w:leader="dot" w:pos="9350"/>
            </w:tabs>
            <w:rPr>
              <w:rFonts w:eastAsiaTheme="minorEastAsia"/>
              <w:noProof/>
              <w:lang w:val="en-US"/>
            </w:rPr>
          </w:pPr>
          <w:hyperlink w:anchor="_Toc68892137" w:history="1">
            <w:r w:rsidR="00FF2A86" w:rsidRPr="009110DE">
              <w:rPr>
                <w:rStyle w:val="Hyperlink"/>
                <w:noProof/>
              </w:rPr>
              <w:t>2.3.8</w:t>
            </w:r>
            <w:r w:rsidR="00FF2A86">
              <w:rPr>
                <w:rFonts w:eastAsiaTheme="minorEastAsia"/>
                <w:noProof/>
                <w:lang w:val="en-US"/>
              </w:rPr>
              <w:tab/>
            </w:r>
            <w:r w:rsidR="00FF2A86" w:rsidRPr="009110DE">
              <w:rPr>
                <w:rStyle w:val="Hyperlink"/>
                <w:noProof/>
              </w:rPr>
              <w:t>Razdalje</w:t>
            </w:r>
            <w:r w:rsidR="00FF2A86">
              <w:rPr>
                <w:noProof/>
                <w:webHidden/>
              </w:rPr>
              <w:tab/>
            </w:r>
            <w:r w:rsidR="00FF2A86">
              <w:rPr>
                <w:noProof/>
                <w:webHidden/>
              </w:rPr>
              <w:fldChar w:fldCharType="begin"/>
            </w:r>
            <w:r w:rsidR="00FF2A86">
              <w:rPr>
                <w:noProof/>
                <w:webHidden/>
              </w:rPr>
              <w:instrText xml:space="preserve"> PAGEREF _Toc68892137 \h </w:instrText>
            </w:r>
            <w:r w:rsidR="00FF2A86">
              <w:rPr>
                <w:noProof/>
                <w:webHidden/>
              </w:rPr>
            </w:r>
            <w:r w:rsidR="00FF2A86">
              <w:rPr>
                <w:noProof/>
                <w:webHidden/>
              </w:rPr>
              <w:fldChar w:fldCharType="separate"/>
            </w:r>
            <w:r w:rsidR="00FF2A86">
              <w:rPr>
                <w:noProof/>
                <w:webHidden/>
              </w:rPr>
              <w:t>17</w:t>
            </w:r>
            <w:r w:rsidR="00FF2A86">
              <w:rPr>
                <w:noProof/>
                <w:webHidden/>
              </w:rPr>
              <w:fldChar w:fldCharType="end"/>
            </w:r>
          </w:hyperlink>
        </w:p>
        <w:p w14:paraId="627A7A65" w14:textId="17C12117" w:rsidR="00FF2A86" w:rsidRDefault="002A1EEA">
          <w:pPr>
            <w:pStyle w:val="TOC3"/>
            <w:tabs>
              <w:tab w:val="left" w:pos="1320"/>
              <w:tab w:val="right" w:leader="dot" w:pos="9350"/>
            </w:tabs>
            <w:rPr>
              <w:rFonts w:eastAsiaTheme="minorEastAsia"/>
              <w:noProof/>
              <w:lang w:val="en-US"/>
            </w:rPr>
          </w:pPr>
          <w:hyperlink w:anchor="_Toc68892138" w:history="1">
            <w:r w:rsidR="00FF2A86" w:rsidRPr="009110DE">
              <w:rPr>
                <w:rStyle w:val="Hyperlink"/>
                <w:noProof/>
              </w:rPr>
              <w:t>2.3.9</w:t>
            </w:r>
            <w:r w:rsidR="00FF2A86">
              <w:rPr>
                <w:rFonts w:eastAsiaTheme="minorEastAsia"/>
                <w:noProof/>
                <w:lang w:val="en-US"/>
              </w:rPr>
              <w:tab/>
            </w:r>
            <w:r w:rsidR="00FF2A86" w:rsidRPr="009110DE">
              <w:rPr>
                <w:rStyle w:val="Hyperlink"/>
                <w:noProof/>
              </w:rPr>
              <w:t>Hierarhično grozdenje</w:t>
            </w:r>
            <w:r w:rsidR="00FF2A86">
              <w:rPr>
                <w:noProof/>
                <w:webHidden/>
              </w:rPr>
              <w:tab/>
            </w:r>
            <w:r w:rsidR="00FF2A86">
              <w:rPr>
                <w:noProof/>
                <w:webHidden/>
              </w:rPr>
              <w:fldChar w:fldCharType="begin"/>
            </w:r>
            <w:r w:rsidR="00FF2A86">
              <w:rPr>
                <w:noProof/>
                <w:webHidden/>
              </w:rPr>
              <w:instrText xml:space="preserve"> PAGEREF _Toc68892138 \h </w:instrText>
            </w:r>
            <w:r w:rsidR="00FF2A86">
              <w:rPr>
                <w:noProof/>
                <w:webHidden/>
              </w:rPr>
            </w:r>
            <w:r w:rsidR="00FF2A86">
              <w:rPr>
                <w:noProof/>
                <w:webHidden/>
              </w:rPr>
              <w:fldChar w:fldCharType="separate"/>
            </w:r>
            <w:r w:rsidR="00FF2A86">
              <w:rPr>
                <w:noProof/>
                <w:webHidden/>
              </w:rPr>
              <w:t>17</w:t>
            </w:r>
            <w:r w:rsidR="00FF2A86">
              <w:rPr>
                <w:noProof/>
                <w:webHidden/>
              </w:rPr>
              <w:fldChar w:fldCharType="end"/>
            </w:r>
          </w:hyperlink>
        </w:p>
        <w:p w14:paraId="0FB65264" w14:textId="671F27C6" w:rsidR="00FF2A86" w:rsidRDefault="002A1EEA">
          <w:pPr>
            <w:pStyle w:val="TOC3"/>
            <w:tabs>
              <w:tab w:val="left" w:pos="1320"/>
              <w:tab w:val="right" w:leader="dot" w:pos="9350"/>
            </w:tabs>
            <w:rPr>
              <w:rFonts w:eastAsiaTheme="minorEastAsia"/>
              <w:noProof/>
              <w:lang w:val="en-US"/>
            </w:rPr>
          </w:pPr>
          <w:hyperlink w:anchor="_Toc68892139" w:history="1">
            <w:r w:rsidR="00FF2A86" w:rsidRPr="009110DE">
              <w:rPr>
                <w:rStyle w:val="Hyperlink"/>
                <w:noProof/>
              </w:rPr>
              <w:t>2.3.10</w:t>
            </w:r>
            <w:r w:rsidR="00FF2A86">
              <w:rPr>
                <w:rFonts w:eastAsiaTheme="minorEastAsia"/>
                <w:noProof/>
                <w:lang w:val="en-US"/>
              </w:rPr>
              <w:tab/>
            </w:r>
            <w:r w:rsidR="00FF2A86" w:rsidRPr="009110DE">
              <w:rPr>
                <w:rStyle w:val="Hyperlink"/>
                <w:noProof/>
              </w:rPr>
              <w:t>Podatkovna tabela</w:t>
            </w:r>
            <w:r w:rsidR="00FF2A86">
              <w:rPr>
                <w:noProof/>
                <w:webHidden/>
              </w:rPr>
              <w:tab/>
            </w:r>
            <w:r w:rsidR="00FF2A86">
              <w:rPr>
                <w:noProof/>
                <w:webHidden/>
              </w:rPr>
              <w:fldChar w:fldCharType="begin"/>
            </w:r>
            <w:r w:rsidR="00FF2A86">
              <w:rPr>
                <w:noProof/>
                <w:webHidden/>
              </w:rPr>
              <w:instrText xml:space="preserve"> PAGEREF _Toc68892139 \h </w:instrText>
            </w:r>
            <w:r w:rsidR="00FF2A86">
              <w:rPr>
                <w:noProof/>
                <w:webHidden/>
              </w:rPr>
            </w:r>
            <w:r w:rsidR="00FF2A86">
              <w:rPr>
                <w:noProof/>
                <w:webHidden/>
              </w:rPr>
              <w:fldChar w:fldCharType="separate"/>
            </w:r>
            <w:r w:rsidR="00FF2A86">
              <w:rPr>
                <w:noProof/>
                <w:webHidden/>
              </w:rPr>
              <w:t>17</w:t>
            </w:r>
            <w:r w:rsidR="00FF2A86">
              <w:rPr>
                <w:noProof/>
                <w:webHidden/>
              </w:rPr>
              <w:fldChar w:fldCharType="end"/>
            </w:r>
          </w:hyperlink>
        </w:p>
        <w:p w14:paraId="60839274" w14:textId="3145CE84" w:rsidR="00FF2A86" w:rsidRDefault="002A1EEA">
          <w:pPr>
            <w:pStyle w:val="TOC3"/>
            <w:tabs>
              <w:tab w:val="left" w:pos="1320"/>
              <w:tab w:val="right" w:leader="dot" w:pos="9350"/>
            </w:tabs>
            <w:rPr>
              <w:rFonts w:eastAsiaTheme="minorEastAsia"/>
              <w:noProof/>
              <w:lang w:val="en-US"/>
            </w:rPr>
          </w:pPr>
          <w:hyperlink w:anchor="_Toc68892140" w:history="1">
            <w:r w:rsidR="00FF2A86" w:rsidRPr="009110DE">
              <w:rPr>
                <w:rStyle w:val="Hyperlink"/>
                <w:noProof/>
              </w:rPr>
              <w:t>2.3.11</w:t>
            </w:r>
            <w:r w:rsidR="00FF2A86">
              <w:rPr>
                <w:rFonts w:eastAsiaTheme="minorEastAsia"/>
                <w:noProof/>
                <w:lang w:val="en-US"/>
              </w:rPr>
              <w:tab/>
            </w:r>
            <w:r w:rsidR="00FF2A86" w:rsidRPr="009110DE">
              <w:rPr>
                <w:rStyle w:val="Hyperlink"/>
                <w:noProof/>
              </w:rPr>
              <w:t>Graf raztrosa</w:t>
            </w:r>
            <w:r w:rsidR="00FF2A86">
              <w:rPr>
                <w:noProof/>
                <w:webHidden/>
              </w:rPr>
              <w:tab/>
            </w:r>
            <w:r w:rsidR="00FF2A86">
              <w:rPr>
                <w:noProof/>
                <w:webHidden/>
              </w:rPr>
              <w:fldChar w:fldCharType="begin"/>
            </w:r>
            <w:r w:rsidR="00FF2A86">
              <w:rPr>
                <w:noProof/>
                <w:webHidden/>
              </w:rPr>
              <w:instrText xml:space="preserve"> PAGEREF _Toc68892140 \h </w:instrText>
            </w:r>
            <w:r w:rsidR="00FF2A86">
              <w:rPr>
                <w:noProof/>
                <w:webHidden/>
              </w:rPr>
            </w:r>
            <w:r w:rsidR="00FF2A86">
              <w:rPr>
                <w:noProof/>
                <w:webHidden/>
              </w:rPr>
              <w:fldChar w:fldCharType="separate"/>
            </w:r>
            <w:r w:rsidR="00FF2A86">
              <w:rPr>
                <w:noProof/>
                <w:webHidden/>
              </w:rPr>
              <w:t>18</w:t>
            </w:r>
            <w:r w:rsidR="00FF2A86">
              <w:rPr>
                <w:noProof/>
                <w:webHidden/>
              </w:rPr>
              <w:fldChar w:fldCharType="end"/>
            </w:r>
          </w:hyperlink>
        </w:p>
        <w:p w14:paraId="32965AF6" w14:textId="5E1073E5" w:rsidR="00FF2A86" w:rsidRDefault="002A1EEA">
          <w:pPr>
            <w:pStyle w:val="TOC3"/>
            <w:tabs>
              <w:tab w:val="left" w:pos="1320"/>
              <w:tab w:val="right" w:leader="dot" w:pos="9350"/>
            </w:tabs>
            <w:rPr>
              <w:rFonts w:eastAsiaTheme="minorEastAsia"/>
              <w:noProof/>
              <w:lang w:val="en-US"/>
            </w:rPr>
          </w:pPr>
          <w:hyperlink w:anchor="_Toc68892141" w:history="1">
            <w:r w:rsidR="00FF2A86" w:rsidRPr="009110DE">
              <w:rPr>
                <w:rStyle w:val="Hyperlink"/>
                <w:noProof/>
              </w:rPr>
              <w:t>2.3.12</w:t>
            </w:r>
            <w:r w:rsidR="00FF2A86">
              <w:rPr>
                <w:rFonts w:eastAsiaTheme="minorEastAsia"/>
                <w:noProof/>
                <w:lang w:val="en-US"/>
              </w:rPr>
              <w:tab/>
            </w:r>
            <w:r w:rsidR="00FF2A86" w:rsidRPr="009110DE">
              <w:rPr>
                <w:rStyle w:val="Hyperlink"/>
                <w:noProof/>
              </w:rPr>
              <w:t>Tematsko modeliranje</w:t>
            </w:r>
            <w:r w:rsidR="00FF2A86">
              <w:rPr>
                <w:noProof/>
                <w:webHidden/>
              </w:rPr>
              <w:tab/>
            </w:r>
            <w:r w:rsidR="00FF2A86">
              <w:rPr>
                <w:noProof/>
                <w:webHidden/>
              </w:rPr>
              <w:fldChar w:fldCharType="begin"/>
            </w:r>
            <w:r w:rsidR="00FF2A86">
              <w:rPr>
                <w:noProof/>
                <w:webHidden/>
              </w:rPr>
              <w:instrText xml:space="preserve"> PAGEREF _Toc68892141 \h </w:instrText>
            </w:r>
            <w:r w:rsidR="00FF2A86">
              <w:rPr>
                <w:noProof/>
                <w:webHidden/>
              </w:rPr>
            </w:r>
            <w:r w:rsidR="00FF2A86">
              <w:rPr>
                <w:noProof/>
                <w:webHidden/>
              </w:rPr>
              <w:fldChar w:fldCharType="separate"/>
            </w:r>
            <w:r w:rsidR="00FF2A86">
              <w:rPr>
                <w:noProof/>
                <w:webHidden/>
              </w:rPr>
              <w:t>18</w:t>
            </w:r>
            <w:r w:rsidR="00FF2A86">
              <w:rPr>
                <w:noProof/>
                <w:webHidden/>
              </w:rPr>
              <w:fldChar w:fldCharType="end"/>
            </w:r>
          </w:hyperlink>
        </w:p>
        <w:p w14:paraId="4D2C5BA5" w14:textId="383AFF25" w:rsidR="00FF2A86" w:rsidRDefault="002A1EEA">
          <w:pPr>
            <w:pStyle w:val="TOC2"/>
            <w:tabs>
              <w:tab w:val="left" w:pos="880"/>
              <w:tab w:val="right" w:leader="dot" w:pos="9350"/>
            </w:tabs>
            <w:rPr>
              <w:rFonts w:eastAsiaTheme="minorEastAsia"/>
              <w:noProof/>
              <w:lang w:val="en-US"/>
            </w:rPr>
          </w:pPr>
          <w:hyperlink w:anchor="_Toc68892142" w:history="1">
            <w:r w:rsidR="00FF2A86" w:rsidRPr="009110DE">
              <w:rPr>
                <w:rStyle w:val="Hyperlink"/>
                <w:noProof/>
              </w:rPr>
              <w:t>2.4</w:t>
            </w:r>
            <w:r w:rsidR="00FF2A86">
              <w:rPr>
                <w:rFonts w:eastAsiaTheme="minorEastAsia"/>
                <w:noProof/>
                <w:lang w:val="en-US"/>
              </w:rPr>
              <w:tab/>
            </w:r>
            <w:r w:rsidR="00FF2A86" w:rsidRPr="009110DE">
              <w:rPr>
                <w:rStyle w:val="Hyperlink"/>
                <w:noProof/>
              </w:rPr>
              <w:t>Literatura</w:t>
            </w:r>
            <w:r w:rsidR="00FF2A86">
              <w:rPr>
                <w:noProof/>
                <w:webHidden/>
              </w:rPr>
              <w:tab/>
            </w:r>
            <w:r w:rsidR="00FF2A86">
              <w:rPr>
                <w:noProof/>
                <w:webHidden/>
              </w:rPr>
              <w:fldChar w:fldCharType="begin"/>
            </w:r>
            <w:r w:rsidR="00FF2A86">
              <w:rPr>
                <w:noProof/>
                <w:webHidden/>
              </w:rPr>
              <w:instrText xml:space="preserve"> PAGEREF _Toc68892142 \h </w:instrText>
            </w:r>
            <w:r w:rsidR="00FF2A86">
              <w:rPr>
                <w:noProof/>
                <w:webHidden/>
              </w:rPr>
            </w:r>
            <w:r w:rsidR="00FF2A86">
              <w:rPr>
                <w:noProof/>
                <w:webHidden/>
              </w:rPr>
              <w:fldChar w:fldCharType="separate"/>
            </w:r>
            <w:r w:rsidR="00FF2A86">
              <w:rPr>
                <w:noProof/>
                <w:webHidden/>
              </w:rPr>
              <w:t>19</w:t>
            </w:r>
            <w:r w:rsidR="00FF2A86">
              <w:rPr>
                <w:noProof/>
                <w:webHidden/>
              </w:rPr>
              <w:fldChar w:fldCharType="end"/>
            </w:r>
          </w:hyperlink>
        </w:p>
        <w:p w14:paraId="39C49F56" w14:textId="4A5AF7F2" w:rsidR="00FF2A86" w:rsidRDefault="002A1EEA">
          <w:pPr>
            <w:pStyle w:val="TOC3"/>
            <w:tabs>
              <w:tab w:val="left" w:pos="1320"/>
              <w:tab w:val="right" w:leader="dot" w:pos="9350"/>
            </w:tabs>
            <w:rPr>
              <w:rFonts w:eastAsiaTheme="minorEastAsia"/>
              <w:noProof/>
              <w:lang w:val="en-US"/>
            </w:rPr>
          </w:pPr>
          <w:hyperlink w:anchor="_Toc68892143" w:history="1">
            <w:r w:rsidR="00FF2A86" w:rsidRPr="009110DE">
              <w:rPr>
                <w:rStyle w:val="Hyperlink"/>
                <w:noProof/>
              </w:rPr>
              <w:t>2.4.1</w:t>
            </w:r>
            <w:r w:rsidR="00FF2A86">
              <w:rPr>
                <w:rFonts w:eastAsiaTheme="minorEastAsia"/>
                <w:noProof/>
                <w:lang w:val="en-US"/>
              </w:rPr>
              <w:tab/>
            </w:r>
            <w:r w:rsidR="00FF2A86" w:rsidRPr="009110DE">
              <w:rPr>
                <w:rStyle w:val="Hyperlink"/>
                <w:noProof/>
              </w:rPr>
              <w:t>Romantika</w:t>
            </w:r>
            <w:r w:rsidR="00FF2A86">
              <w:rPr>
                <w:noProof/>
                <w:webHidden/>
              </w:rPr>
              <w:tab/>
            </w:r>
            <w:r w:rsidR="00FF2A86">
              <w:rPr>
                <w:noProof/>
                <w:webHidden/>
              </w:rPr>
              <w:fldChar w:fldCharType="begin"/>
            </w:r>
            <w:r w:rsidR="00FF2A86">
              <w:rPr>
                <w:noProof/>
                <w:webHidden/>
              </w:rPr>
              <w:instrText xml:space="preserve"> PAGEREF _Toc68892143 \h </w:instrText>
            </w:r>
            <w:r w:rsidR="00FF2A86">
              <w:rPr>
                <w:noProof/>
                <w:webHidden/>
              </w:rPr>
            </w:r>
            <w:r w:rsidR="00FF2A86">
              <w:rPr>
                <w:noProof/>
                <w:webHidden/>
              </w:rPr>
              <w:fldChar w:fldCharType="separate"/>
            </w:r>
            <w:r w:rsidR="00FF2A86">
              <w:rPr>
                <w:noProof/>
                <w:webHidden/>
              </w:rPr>
              <w:t>19</w:t>
            </w:r>
            <w:r w:rsidR="00FF2A86">
              <w:rPr>
                <w:noProof/>
                <w:webHidden/>
              </w:rPr>
              <w:fldChar w:fldCharType="end"/>
            </w:r>
          </w:hyperlink>
        </w:p>
        <w:p w14:paraId="47216A47" w14:textId="1EE6E006" w:rsidR="00FF2A86" w:rsidRDefault="002A1EEA">
          <w:pPr>
            <w:pStyle w:val="TOC3"/>
            <w:tabs>
              <w:tab w:val="left" w:pos="1320"/>
              <w:tab w:val="right" w:leader="dot" w:pos="9350"/>
            </w:tabs>
            <w:rPr>
              <w:rFonts w:eastAsiaTheme="minorEastAsia"/>
              <w:noProof/>
              <w:lang w:val="en-US"/>
            </w:rPr>
          </w:pPr>
          <w:hyperlink w:anchor="_Toc68892144" w:history="1">
            <w:r w:rsidR="00FF2A86" w:rsidRPr="009110DE">
              <w:rPr>
                <w:rStyle w:val="Hyperlink"/>
                <w:noProof/>
              </w:rPr>
              <w:t>2.4.2</w:t>
            </w:r>
            <w:r w:rsidR="00FF2A86">
              <w:rPr>
                <w:rFonts w:eastAsiaTheme="minorEastAsia"/>
                <w:noProof/>
                <w:lang w:val="en-US"/>
              </w:rPr>
              <w:tab/>
            </w:r>
            <w:r w:rsidR="00FF2A86" w:rsidRPr="009110DE">
              <w:rPr>
                <w:rStyle w:val="Hyperlink"/>
                <w:noProof/>
              </w:rPr>
              <w:t>France Prešeren</w:t>
            </w:r>
            <w:r w:rsidR="00FF2A86">
              <w:rPr>
                <w:noProof/>
                <w:webHidden/>
              </w:rPr>
              <w:tab/>
            </w:r>
            <w:r w:rsidR="00FF2A86">
              <w:rPr>
                <w:noProof/>
                <w:webHidden/>
              </w:rPr>
              <w:fldChar w:fldCharType="begin"/>
            </w:r>
            <w:r w:rsidR="00FF2A86">
              <w:rPr>
                <w:noProof/>
                <w:webHidden/>
              </w:rPr>
              <w:instrText xml:space="preserve"> PAGEREF _Toc68892144 \h </w:instrText>
            </w:r>
            <w:r w:rsidR="00FF2A86">
              <w:rPr>
                <w:noProof/>
                <w:webHidden/>
              </w:rPr>
            </w:r>
            <w:r w:rsidR="00FF2A86">
              <w:rPr>
                <w:noProof/>
                <w:webHidden/>
              </w:rPr>
              <w:fldChar w:fldCharType="separate"/>
            </w:r>
            <w:r w:rsidR="00FF2A86">
              <w:rPr>
                <w:noProof/>
                <w:webHidden/>
              </w:rPr>
              <w:t>20</w:t>
            </w:r>
            <w:r w:rsidR="00FF2A86">
              <w:rPr>
                <w:noProof/>
                <w:webHidden/>
              </w:rPr>
              <w:fldChar w:fldCharType="end"/>
            </w:r>
          </w:hyperlink>
        </w:p>
        <w:p w14:paraId="67F6FCEF" w14:textId="1A2D093E" w:rsidR="00FF2A86" w:rsidRDefault="002A1EEA">
          <w:pPr>
            <w:pStyle w:val="TOC3"/>
            <w:tabs>
              <w:tab w:val="left" w:pos="1320"/>
              <w:tab w:val="right" w:leader="dot" w:pos="9350"/>
            </w:tabs>
            <w:rPr>
              <w:rFonts w:eastAsiaTheme="minorEastAsia"/>
              <w:noProof/>
              <w:lang w:val="en-US"/>
            </w:rPr>
          </w:pPr>
          <w:hyperlink w:anchor="_Toc68892145" w:history="1">
            <w:r w:rsidR="00FF2A86" w:rsidRPr="009110DE">
              <w:rPr>
                <w:rStyle w:val="Hyperlink"/>
                <w:noProof/>
              </w:rPr>
              <w:t>2.4.3</w:t>
            </w:r>
            <w:r w:rsidR="00FF2A86">
              <w:rPr>
                <w:rFonts w:eastAsiaTheme="minorEastAsia"/>
                <w:noProof/>
                <w:lang w:val="en-US"/>
              </w:rPr>
              <w:tab/>
            </w:r>
            <w:r w:rsidR="00FF2A86" w:rsidRPr="009110DE">
              <w:rPr>
                <w:rStyle w:val="Hyperlink"/>
                <w:noProof/>
              </w:rPr>
              <w:t>Ivan Cankar</w:t>
            </w:r>
            <w:r w:rsidR="00FF2A86">
              <w:rPr>
                <w:noProof/>
                <w:webHidden/>
              </w:rPr>
              <w:tab/>
            </w:r>
            <w:r w:rsidR="00FF2A86">
              <w:rPr>
                <w:noProof/>
                <w:webHidden/>
              </w:rPr>
              <w:fldChar w:fldCharType="begin"/>
            </w:r>
            <w:r w:rsidR="00FF2A86">
              <w:rPr>
                <w:noProof/>
                <w:webHidden/>
              </w:rPr>
              <w:instrText xml:space="preserve"> PAGEREF _Toc68892145 \h </w:instrText>
            </w:r>
            <w:r w:rsidR="00FF2A86">
              <w:rPr>
                <w:noProof/>
                <w:webHidden/>
              </w:rPr>
            </w:r>
            <w:r w:rsidR="00FF2A86">
              <w:rPr>
                <w:noProof/>
                <w:webHidden/>
              </w:rPr>
              <w:fldChar w:fldCharType="separate"/>
            </w:r>
            <w:r w:rsidR="00FF2A86">
              <w:rPr>
                <w:noProof/>
                <w:webHidden/>
              </w:rPr>
              <w:t>21</w:t>
            </w:r>
            <w:r w:rsidR="00FF2A86">
              <w:rPr>
                <w:noProof/>
                <w:webHidden/>
              </w:rPr>
              <w:fldChar w:fldCharType="end"/>
            </w:r>
          </w:hyperlink>
        </w:p>
        <w:p w14:paraId="0952402F" w14:textId="4CC858CE" w:rsidR="00FF2A86" w:rsidRDefault="002A1EEA">
          <w:pPr>
            <w:pStyle w:val="TOC2"/>
            <w:tabs>
              <w:tab w:val="left" w:pos="880"/>
              <w:tab w:val="right" w:leader="dot" w:pos="9350"/>
            </w:tabs>
            <w:rPr>
              <w:rFonts w:eastAsiaTheme="minorEastAsia"/>
              <w:noProof/>
              <w:lang w:val="en-US"/>
            </w:rPr>
          </w:pPr>
          <w:hyperlink w:anchor="_Toc68892146" w:history="1">
            <w:r w:rsidR="00FF2A86" w:rsidRPr="009110DE">
              <w:rPr>
                <w:rStyle w:val="Hyperlink"/>
                <w:noProof/>
              </w:rPr>
              <w:t>2.5</w:t>
            </w:r>
            <w:r w:rsidR="00FF2A86">
              <w:rPr>
                <w:rFonts w:eastAsiaTheme="minorEastAsia"/>
                <w:noProof/>
                <w:lang w:val="en-US"/>
              </w:rPr>
              <w:tab/>
            </w:r>
            <w:r w:rsidR="00FF2A86" w:rsidRPr="009110DE">
              <w:rPr>
                <w:rStyle w:val="Hyperlink"/>
                <w:noProof/>
              </w:rPr>
              <w:t>Opredelitev problema</w:t>
            </w:r>
            <w:r w:rsidR="00FF2A86">
              <w:rPr>
                <w:noProof/>
                <w:webHidden/>
              </w:rPr>
              <w:tab/>
            </w:r>
            <w:r w:rsidR="00FF2A86">
              <w:rPr>
                <w:noProof/>
                <w:webHidden/>
              </w:rPr>
              <w:fldChar w:fldCharType="begin"/>
            </w:r>
            <w:r w:rsidR="00FF2A86">
              <w:rPr>
                <w:noProof/>
                <w:webHidden/>
              </w:rPr>
              <w:instrText xml:space="preserve"> PAGEREF _Toc68892146 \h </w:instrText>
            </w:r>
            <w:r w:rsidR="00FF2A86">
              <w:rPr>
                <w:noProof/>
                <w:webHidden/>
              </w:rPr>
            </w:r>
            <w:r w:rsidR="00FF2A86">
              <w:rPr>
                <w:noProof/>
                <w:webHidden/>
              </w:rPr>
              <w:fldChar w:fldCharType="separate"/>
            </w:r>
            <w:r w:rsidR="00FF2A86">
              <w:rPr>
                <w:noProof/>
                <w:webHidden/>
              </w:rPr>
              <w:t>21</w:t>
            </w:r>
            <w:r w:rsidR="00FF2A86">
              <w:rPr>
                <w:noProof/>
                <w:webHidden/>
              </w:rPr>
              <w:fldChar w:fldCharType="end"/>
            </w:r>
          </w:hyperlink>
        </w:p>
        <w:p w14:paraId="3374F902" w14:textId="3D03A30A" w:rsidR="00FF2A86" w:rsidRDefault="002A1EEA">
          <w:pPr>
            <w:pStyle w:val="TOC1"/>
            <w:tabs>
              <w:tab w:val="left" w:pos="440"/>
              <w:tab w:val="right" w:leader="dot" w:pos="9350"/>
            </w:tabs>
            <w:rPr>
              <w:rFonts w:eastAsiaTheme="minorEastAsia"/>
              <w:noProof/>
              <w:lang w:val="en-US"/>
            </w:rPr>
          </w:pPr>
          <w:hyperlink w:anchor="_Toc68892147" w:history="1">
            <w:r w:rsidR="00FF2A86" w:rsidRPr="009110DE">
              <w:rPr>
                <w:rStyle w:val="Hyperlink"/>
                <w:noProof/>
              </w:rPr>
              <w:t>3.</w:t>
            </w:r>
            <w:r w:rsidR="00FF2A86">
              <w:rPr>
                <w:rFonts w:eastAsiaTheme="minorEastAsia"/>
                <w:noProof/>
                <w:lang w:val="en-US"/>
              </w:rPr>
              <w:tab/>
            </w:r>
            <w:r w:rsidR="00FF2A86" w:rsidRPr="009110DE">
              <w:rPr>
                <w:rStyle w:val="Hyperlink"/>
                <w:noProof/>
              </w:rPr>
              <w:t>Empirični del</w:t>
            </w:r>
            <w:r w:rsidR="00FF2A86">
              <w:rPr>
                <w:noProof/>
                <w:webHidden/>
              </w:rPr>
              <w:tab/>
            </w:r>
            <w:r w:rsidR="00FF2A86">
              <w:rPr>
                <w:noProof/>
                <w:webHidden/>
              </w:rPr>
              <w:fldChar w:fldCharType="begin"/>
            </w:r>
            <w:r w:rsidR="00FF2A86">
              <w:rPr>
                <w:noProof/>
                <w:webHidden/>
              </w:rPr>
              <w:instrText xml:space="preserve"> PAGEREF _Toc68892147 \h </w:instrText>
            </w:r>
            <w:r w:rsidR="00FF2A86">
              <w:rPr>
                <w:noProof/>
                <w:webHidden/>
              </w:rPr>
            </w:r>
            <w:r w:rsidR="00FF2A86">
              <w:rPr>
                <w:noProof/>
                <w:webHidden/>
              </w:rPr>
              <w:fldChar w:fldCharType="separate"/>
            </w:r>
            <w:r w:rsidR="00FF2A86">
              <w:rPr>
                <w:noProof/>
                <w:webHidden/>
              </w:rPr>
              <w:t>22</w:t>
            </w:r>
            <w:r w:rsidR="00FF2A86">
              <w:rPr>
                <w:noProof/>
                <w:webHidden/>
              </w:rPr>
              <w:fldChar w:fldCharType="end"/>
            </w:r>
          </w:hyperlink>
        </w:p>
        <w:p w14:paraId="29818277" w14:textId="4F92860E" w:rsidR="00FF2A86" w:rsidRDefault="002A1EEA">
          <w:pPr>
            <w:pStyle w:val="TOC2"/>
            <w:tabs>
              <w:tab w:val="left" w:pos="880"/>
              <w:tab w:val="right" w:leader="dot" w:pos="9350"/>
            </w:tabs>
            <w:rPr>
              <w:rFonts w:eastAsiaTheme="minorEastAsia"/>
              <w:noProof/>
              <w:lang w:val="en-US"/>
            </w:rPr>
          </w:pPr>
          <w:hyperlink w:anchor="_Toc68892148" w:history="1">
            <w:r w:rsidR="00FF2A86" w:rsidRPr="009110DE">
              <w:rPr>
                <w:rStyle w:val="Hyperlink"/>
                <w:noProof/>
              </w:rPr>
              <w:t>3.1</w:t>
            </w:r>
            <w:r w:rsidR="00FF2A86">
              <w:rPr>
                <w:rFonts w:eastAsiaTheme="minorEastAsia"/>
                <w:noProof/>
                <w:lang w:val="en-US"/>
              </w:rPr>
              <w:tab/>
            </w:r>
            <w:r w:rsidR="00FF2A86" w:rsidRPr="009110DE">
              <w:rPr>
                <w:rStyle w:val="Hyperlink"/>
                <w:noProof/>
              </w:rPr>
              <w:t>Metoda</w:t>
            </w:r>
            <w:r w:rsidR="00FF2A86">
              <w:rPr>
                <w:noProof/>
                <w:webHidden/>
              </w:rPr>
              <w:tab/>
            </w:r>
            <w:r w:rsidR="00FF2A86">
              <w:rPr>
                <w:noProof/>
                <w:webHidden/>
              </w:rPr>
              <w:fldChar w:fldCharType="begin"/>
            </w:r>
            <w:r w:rsidR="00FF2A86">
              <w:rPr>
                <w:noProof/>
                <w:webHidden/>
              </w:rPr>
              <w:instrText xml:space="preserve"> PAGEREF _Toc68892148 \h </w:instrText>
            </w:r>
            <w:r w:rsidR="00FF2A86">
              <w:rPr>
                <w:noProof/>
                <w:webHidden/>
              </w:rPr>
            </w:r>
            <w:r w:rsidR="00FF2A86">
              <w:rPr>
                <w:noProof/>
                <w:webHidden/>
              </w:rPr>
              <w:fldChar w:fldCharType="separate"/>
            </w:r>
            <w:r w:rsidR="00FF2A86">
              <w:rPr>
                <w:noProof/>
                <w:webHidden/>
              </w:rPr>
              <w:t>22</w:t>
            </w:r>
            <w:r w:rsidR="00FF2A86">
              <w:rPr>
                <w:noProof/>
                <w:webHidden/>
              </w:rPr>
              <w:fldChar w:fldCharType="end"/>
            </w:r>
          </w:hyperlink>
        </w:p>
        <w:p w14:paraId="6876E6AB" w14:textId="432DB59B" w:rsidR="00FF2A86" w:rsidRDefault="002A1EEA">
          <w:pPr>
            <w:pStyle w:val="TOC3"/>
            <w:tabs>
              <w:tab w:val="left" w:pos="1320"/>
              <w:tab w:val="right" w:leader="dot" w:pos="9350"/>
            </w:tabs>
            <w:rPr>
              <w:rFonts w:eastAsiaTheme="minorEastAsia"/>
              <w:noProof/>
              <w:lang w:val="en-US"/>
            </w:rPr>
          </w:pPr>
          <w:hyperlink w:anchor="_Toc68892149" w:history="1">
            <w:r w:rsidR="00FF2A86" w:rsidRPr="009110DE">
              <w:rPr>
                <w:rStyle w:val="Hyperlink"/>
                <w:rFonts w:ascii="Calibri Light" w:eastAsia="Yu Gothic Light" w:hAnsi="Calibri Light" w:cs="Times New Roman"/>
                <w:noProof/>
              </w:rPr>
              <w:t>3.1.1</w:t>
            </w:r>
            <w:r w:rsidR="00FF2A86">
              <w:rPr>
                <w:rFonts w:eastAsiaTheme="minorEastAsia"/>
                <w:noProof/>
                <w:lang w:val="en-US"/>
              </w:rPr>
              <w:tab/>
            </w:r>
            <w:r w:rsidR="00FF2A86" w:rsidRPr="009110DE">
              <w:rPr>
                <w:rStyle w:val="Hyperlink"/>
                <w:noProof/>
              </w:rPr>
              <w:t>Prikaz najpogostejših besed v besedilu</w:t>
            </w:r>
            <w:r w:rsidR="00FF2A86">
              <w:rPr>
                <w:noProof/>
                <w:webHidden/>
              </w:rPr>
              <w:tab/>
            </w:r>
            <w:r w:rsidR="00FF2A86">
              <w:rPr>
                <w:noProof/>
                <w:webHidden/>
              </w:rPr>
              <w:fldChar w:fldCharType="begin"/>
            </w:r>
            <w:r w:rsidR="00FF2A86">
              <w:rPr>
                <w:noProof/>
                <w:webHidden/>
              </w:rPr>
              <w:instrText xml:space="preserve"> PAGEREF _Toc68892149 \h </w:instrText>
            </w:r>
            <w:r w:rsidR="00FF2A86">
              <w:rPr>
                <w:noProof/>
                <w:webHidden/>
              </w:rPr>
            </w:r>
            <w:r w:rsidR="00FF2A86">
              <w:rPr>
                <w:noProof/>
                <w:webHidden/>
              </w:rPr>
              <w:fldChar w:fldCharType="separate"/>
            </w:r>
            <w:r w:rsidR="00FF2A86">
              <w:rPr>
                <w:noProof/>
                <w:webHidden/>
              </w:rPr>
              <w:t>22</w:t>
            </w:r>
            <w:r w:rsidR="00FF2A86">
              <w:rPr>
                <w:noProof/>
                <w:webHidden/>
              </w:rPr>
              <w:fldChar w:fldCharType="end"/>
            </w:r>
          </w:hyperlink>
        </w:p>
        <w:p w14:paraId="347C2D5A" w14:textId="4B9CD213" w:rsidR="00FF2A86" w:rsidRDefault="002A1EEA">
          <w:pPr>
            <w:pStyle w:val="TOC3"/>
            <w:tabs>
              <w:tab w:val="left" w:pos="1320"/>
              <w:tab w:val="right" w:leader="dot" w:pos="9350"/>
            </w:tabs>
            <w:rPr>
              <w:rFonts w:eastAsiaTheme="minorEastAsia"/>
              <w:noProof/>
              <w:lang w:val="en-US"/>
            </w:rPr>
          </w:pPr>
          <w:hyperlink w:anchor="_Toc68892150" w:history="1">
            <w:r w:rsidR="00FF2A86" w:rsidRPr="009110DE">
              <w:rPr>
                <w:rStyle w:val="Hyperlink"/>
                <w:rFonts w:ascii="Calibri Light" w:eastAsia="Yu Gothic Light" w:hAnsi="Calibri Light" w:cs="Times New Roman"/>
                <w:noProof/>
              </w:rPr>
              <w:t>3.1.2</w:t>
            </w:r>
            <w:r w:rsidR="00FF2A86">
              <w:rPr>
                <w:rFonts w:eastAsiaTheme="minorEastAsia"/>
                <w:noProof/>
                <w:lang w:val="en-US"/>
              </w:rPr>
              <w:tab/>
            </w:r>
            <w:r w:rsidR="00FF2A86" w:rsidRPr="009110DE">
              <w:rPr>
                <w:rStyle w:val="Hyperlink"/>
                <w:noProof/>
              </w:rPr>
              <w:t>Čustvena vrednost besedila</w:t>
            </w:r>
            <w:r w:rsidR="00FF2A86">
              <w:rPr>
                <w:noProof/>
                <w:webHidden/>
              </w:rPr>
              <w:tab/>
            </w:r>
            <w:r w:rsidR="00FF2A86">
              <w:rPr>
                <w:noProof/>
                <w:webHidden/>
              </w:rPr>
              <w:fldChar w:fldCharType="begin"/>
            </w:r>
            <w:r w:rsidR="00FF2A86">
              <w:rPr>
                <w:noProof/>
                <w:webHidden/>
              </w:rPr>
              <w:instrText xml:space="preserve"> PAGEREF _Toc68892150 \h </w:instrText>
            </w:r>
            <w:r w:rsidR="00FF2A86">
              <w:rPr>
                <w:noProof/>
                <w:webHidden/>
              </w:rPr>
            </w:r>
            <w:r w:rsidR="00FF2A86">
              <w:rPr>
                <w:noProof/>
                <w:webHidden/>
              </w:rPr>
              <w:fldChar w:fldCharType="separate"/>
            </w:r>
            <w:r w:rsidR="00FF2A86">
              <w:rPr>
                <w:noProof/>
                <w:webHidden/>
              </w:rPr>
              <w:t>23</w:t>
            </w:r>
            <w:r w:rsidR="00FF2A86">
              <w:rPr>
                <w:noProof/>
                <w:webHidden/>
              </w:rPr>
              <w:fldChar w:fldCharType="end"/>
            </w:r>
          </w:hyperlink>
        </w:p>
        <w:p w14:paraId="1AE49982" w14:textId="5A3409C7" w:rsidR="00FF2A86" w:rsidRDefault="002A1EEA">
          <w:pPr>
            <w:pStyle w:val="TOC2"/>
            <w:tabs>
              <w:tab w:val="left" w:pos="880"/>
              <w:tab w:val="right" w:leader="dot" w:pos="9350"/>
            </w:tabs>
            <w:rPr>
              <w:rFonts w:eastAsiaTheme="minorEastAsia"/>
              <w:noProof/>
              <w:lang w:val="en-US"/>
            </w:rPr>
          </w:pPr>
          <w:hyperlink w:anchor="_Toc68892151" w:history="1">
            <w:r w:rsidR="00FF2A86" w:rsidRPr="009110DE">
              <w:rPr>
                <w:rStyle w:val="Hyperlink"/>
                <w:rFonts w:asciiTheme="majorHAnsi" w:hAnsiTheme="majorHAnsi" w:cstheme="majorBidi"/>
                <w:i/>
                <w:iCs/>
                <w:noProof/>
              </w:rPr>
              <w:t>3.2</w:t>
            </w:r>
            <w:r w:rsidR="00FF2A86">
              <w:rPr>
                <w:rFonts w:eastAsiaTheme="minorEastAsia"/>
                <w:noProof/>
                <w:lang w:val="en-US"/>
              </w:rPr>
              <w:tab/>
            </w:r>
            <w:r w:rsidR="00FF2A86" w:rsidRPr="009110DE">
              <w:rPr>
                <w:rStyle w:val="Hyperlink"/>
                <w:rFonts w:asciiTheme="majorHAnsi" w:hAnsiTheme="majorHAnsi" w:cstheme="majorBidi"/>
                <w:noProof/>
              </w:rPr>
              <w:t>Tema besedila</w:t>
            </w:r>
            <w:r w:rsidR="00FF2A86">
              <w:rPr>
                <w:noProof/>
                <w:webHidden/>
              </w:rPr>
              <w:tab/>
            </w:r>
            <w:r w:rsidR="00FF2A86">
              <w:rPr>
                <w:noProof/>
                <w:webHidden/>
              </w:rPr>
              <w:fldChar w:fldCharType="begin"/>
            </w:r>
            <w:r w:rsidR="00FF2A86">
              <w:rPr>
                <w:noProof/>
                <w:webHidden/>
              </w:rPr>
              <w:instrText xml:space="preserve"> PAGEREF _Toc68892151 \h </w:instrText>
            </w:r>
            <w:r w:rsidR="00FF2A86">
              <w:rPr>
                <w:noProof/>
                <w:webHidden/>
              </w:rPr>
            </w:r>
            <w:r w:rsidR="00FF2A86">
              <w:rPr>
                <w:noProof/>
                <w:webHidden/>
              </w:rPr>
              <w:fldChar w:fldCharType="separate"/>
            </w:r>
            <w:r w:rsidR="00FF2A86">
              <w:rPr>
                <w:noProof/>
                <w:webHidden/>
              </w:rPr>
              <w:t>24</w:t>
            </w:r>
            <w:r w:rsidR="00FF2A86">
              <w:rPr>
                <w:noProof/>
                <w:webHidden/>
              </w:rPr>
              <w:fldChar w:fldCharType="end"/>
            </w:r>
          </w:hyperlink>
        </w:p>
        <w:p w14:paraId="4EE1D276" w14:textId="19680032" w:rsidR="00FF2A86" w:rsidRDefault="002A1EEA">
          <w:pPr>
            <w:pStyle w:val="TOC3"/>
            <w:tabs>
              <w:tab w:val="left" w:pos="1320"/>
              <w:tab w:val="right" w:leader="dot" w:pos="9350"/>
            </w:tabs>
            <w:rPr>
              <w:rFonts w:eastAsiaTheme="minorEastAsia"/>
              <w:noProof/>
              <w:lang w:val="en-US"/>
            </w:rPr>
          </w:pPr>
          <w:hyperlink w:anchor="_Toc68892152" w:history="1">
            <w:r w:rsidR="00FF2A86" w:rsidRPr="009110DE">
              <w:rPr>
                <w:rStyle w:val="Hyperlink"/>
                <w:noProof/>
              </w:rPr>
              <w:t>3.2.1</w:t>
            </w:r>
            <w:r w:rsidR="00FF2A86">
              <w:rPr>
                <w:rFonts w:eastAsiaTheme="minorEastAsia"/>
                <w:noProof/>
                <w:lang w:val="en-US"/>
              </w:rPr>
              <w:tab/>
            </w:r>
            <w:r w:rsidR="00FF2A86" w:rsidRPr="009110DE">
              <w:rPr>
                <w:rStyle w:val="Hyperlink"/>
                <w:noProof/>
              </w:rPr>
              <w:t>Podobnosti med besedili</w:t>
            </w:r>
            <w:r w:rsidR="00FF2A86">
              <w:rPr>
                <w:noProof/>
                <w:webHidden/>
              </w:rPr>
              <w:tab/>
            </w:r>
            <w:r w:rsidR="00FF2A86">
              <w:rPr>
                <w:noProof/>
                <w:webHidden/>
              </w:rPr>
              <w:fldChar w:fldCharType="begin"/>
            </w:r>
            <w:r w:rsidR="00FF2A86">
              <w:rPr>
                <w:noProof/>
                <w:webHidden/>
              </w:rPr>
              <w:instrText xml:space="preserve"> PAGEREF _Toc68892152 \h </w:instrText>
            </w:r>
            <w:r w:rsidR="00FF2A86">
              <w:rPr>
                <w:noProof/>
                <w:webHidden/>
              </w:rPr>
            </w:r>
            <w:r w:rsidR="00FF2A86">
              <w:rPr>
                <w:noProof/>
                <w:webHidden/>
              </w:rPr>
              <w:fldChar w:fldCharType="separate"/>
            </w:r>
            <w:r w:rsidR="00FF2A86">
              <w:rPr>
                <w:noProof/>
                <w:webHidden/>
              </w:rPr>
              <w:t>25</w:t>
            </w:r>
            <w:r w:rsidR="00FF2A86">
              <w:rPr>
                <w:noProof/>
                <w:webHidden/>
              </w:rPr>
              <w:fldChar w:fldCharType="end"/>
            </w:r>
          </w:hyperlink>
        </w:p>
        <w:p w14:paraId="4853E896" w14:textId="45DC3D07" w:rsidR="00FF2A86" w:rsidRDefault="002A1EEA">
          <w:pPr>
            <w:pStyle w:val="TOC1"/>
            <w:tabs>
              <w:tab w:val="left" w:pos="440"/>
              <w:tab w:val="right" w:leader="dot" w:pos="9350"/>
            </w:tabs>
            <w:rPr>
              <w:rFonts w:eastAsiaTheme="minorEastAsia"/>
              <w:noProof/>
              <w:lang w:val="en-US"/>
            </w:rPr>
          </w:pPr>
          <w:hyperlink w:anchor="_Toc68892153" w:history="1">
            <w:r w:rsidR="00FF2A86" w:rsidRPr="009110DE">
              <w:rPr>
                <w:rStyle w:val="Hyperlink"/>
                <w:noProof/>
              </w:rPr>
              <w:t>4.</w:t>
            </w:r>
            <w:r w:rsidR="00FF2A86">
              <w:rPr>
                <w:rFonts w:eastAsiaTheme="minorEastAsia"/>
                <w:noProof/>
                <w:lang w:val="en-US"/>
              </w:rPr>
              <w:tab/>
            </w:r>
            <w:r w:rsidR="00FF2A86" w:rsidRPr="009110DE">
              <w:rPr>
                <w:rStyle w:val="Hyperlink"/>
                <w:noProof/>
              </w:rPr>
              <w:t>Rezultati</w:t>
            </w:r>
            <w:r w:rsidR="00FF2A86">
              <w:rPr>
                <w:noProof/>
                <w:webHidden/>
              </w:rPr>
              <w:tab/>
            </w:r>
            <w:r w:rsidR="00FF2A86">
              <w:rPr>
                <w:noProof/>
                <w:webHidden/>
              </w:rPr>
              <w:fldChar w:fldCharType="begin"/>
            </w:r>
            <w:r w:rsidR="00FF2A86">
              <w:rPr>
                <w:noProof/>
                <w:webHidden/>
              </w:rPr>
              <w:instrText xml:space="preserve"> PAGEREF _Toc68892153 \h </w:instrText>
            </w:r>
            <w:r w:rsidR="00FF2A86">
              <w:rPr>
                <w:noProof/>
                <w:webHidden/>
              </w:rPr>
            </w:r>
            <w:r w:rsidR="00FF2A86">
              <w:rPr>
                <w:noProof/>
                <w:webHidden/>
              </w:rPr>
              <w:fldChar w:fldCharType="separate"/>
            </w:r>
            <w:r w:rsidR="00FF2A86">
              <w:rPr>
                <w:noProof/>
                <w:webHidden/>
              </w:rPr>
              <w:t>25</w:t>
            </w:r>
            <w:r w:rsidR="00FF2A86">
              <w:rPr>
                <w:noProof/>
                <w:webHidden/>
              </w:rPr>
              <w:fldChar w:fldCharType="end"/>
            </w:r>
          </w:hyperlink>
        </w:p>
        <w:p w14:paraId="560E95A9" w14:textId="2D1E1E98" w:rsidR="00FF2A86" w:rsidRDefault="002A1EEA">
          <w:pPr>
            <w:pStyle w:val="TOC2"/>
            <w:tabs>
              <w:tab w:val="left" w:pos="880"/>
              <w:tab w:val="right" w:leader="dot" w:pos="9350"/>
            </w:tabs>
            <w:rPr>
              <w:rFonts w:eastAsiaTheme="minorEastAsia"/>
              <w:noProof/>
              <w:lang w:val="en-US"/>
            </w:rPr>
          </w:pPr>
          <w:hyperlink w:anchor="_Toc68892154" w:history="1">
            <w:r w:rsidR="00FF2A86" w:rsidRPr="009110DE">
              <w:rPr>
                <w:rStyle w:val="Hyperlink"/>
                <w:noProof/>
              </w:rPr>
              <w:t>4.1</w:t>
            </w:r>
            <w:r w:rsidR="00FF2A86">
              <w:rPr>
                <w:rFonts w:eastAsiaTheme="minorEastAsia"/>
                <w:noProof/>
                <w:lang w:val="en-US"/>
              </w:rPr>
              <w:tab/>
            </w:r>
            <w:r w:rsidR="00FF2A86" w:rsidRPr="009110DE">
              <w:rPr>
                <w:rStyle w:val="Hyperlink"/>
                <w:noProof/>
              </w:rPr>
              <w:t>Rezultati analize besedil Franceta Prešerna</w:t>
            </w:r>
            <w:r w:rsidR="00FF2A86">
              <w:rPr>
                <w:noProof/>
                <w:webHidden/>
              </w:rPr>
              <w:tab/>
            </w:r>
            <w:r w:rsidR="00FF2A86">
              <w:rPr>
                <w:noProof/>
                <w:webHidden/>
              </w:rPr>
              <w:fldChar w:fldCharType="begin"/>
            </w:r>
            <w:r w:rsidR="00FF2A86">
              <w:rPr>
                <w:noProof/>
                <w:webHidden/>
              </w:rPr>
              <w:instrText xml:space="preserve"> PAGEREF _Toc68892154 \h </w:instrText>
            </w:r>
            <w:r w:rsidR="00FF2A86">
              <w:rPr>
                <w:noProof/>
                <w:webHidden/>
              </w:rPr>
            </w:r>
            <w:r w:rsidR="00FF2A86">
              <w:rPr>
                <w:noProof/>
                <w:webHidden/>
              </w:rPr>
              <w:fldChar w:fldCharType="separate"/>
            </w:r>
            <w:r w:rsidR="00FF2A86">
              <w:rPr>
                <w:noProof/>
                <w:webHidden/>
              </w:rPr>
              <w:t>26</w:t>
            </w:r>
            <w:r w:rsidR="00FF2A86">
              <w:rPr>
                <w:noProof/>
                <w:webHidden/>
              </w:rPr>
              <w:fldChar w:fldCharType="end"/>
            </w:r>
          </w:hyperlink>
        </w:p>
        <w:p w14:paraId="08906611" w14:textId="77887A04" w:rsidR="00FF2A86" w:rsidRDefault="002A1EEA">
          <w:pPr>
            <w:pStyle w:val="TOC3"/>
            <w:tabs>
              <w:tab w:val="left" w:pos="1320"/>
              <w:tab w:val="right" w:leader="dot" w:pos="9350"/>
            </w:tabs>
            <w:rPr>
              <w:rFonts w:eastAsiaTheme="minorEastAsia"/>
              <w:noProof/>
              <w:lang w:val="en-US"/>
            </w:rPr>
          </w:pPr>
          <w:hyperlink w:anchor="_Toc68892155" w:history="1">
            <w:r w:rsidR="00FF2A86" w:rsidRPr="009110DE">
              <w:rPr>
                <w:rStyle w:val="Hyperlink"/>
                <w:noProof/>
              </w:rPr>
              <w:t>4.1.1</w:t>
            </w:r>
            <w:r w:rsidR="00FF2A86">
              <w:rPr>
                <w:rFonts w:eastAsiaTheme="minorEastAsia"/>
                <w:noProof/>
                <w:lang w:val="en-US"/>
              </w:rPr>
              <w:tab/>
            </w:r>
            <w:r w:rsidR="00FF2A86" w:rsidRPr="009110DE">
              <w:rPr>
                <w:rStyle w:val="Hyperlink"/>
                <w:noProof/>
              </w:rPr>
              <w:t xml:space="preserve">Rezultate analize literarnega dela </w:t>
            </w:r>
            <w:r w:rsidR="00FF2A86" w:rsidRPr="009110DE">
              <w:rPr>
                <w:rStyle w:val="Hyperlink"/>
                <w:i/>
                <w:noProof/>
              </w:rPr>
              <w:t>Krst pri Savici</w:t>
            </w:r>
            <w:r w:rsidR="00FF2A86">
              <w:rPr>
                <w:noProof/>
                <w:webHidden/>
              </w:rPr>
              <w:tab/>
            </w:r>
            <w:r w:rsidR="00FF2A86">
              <w:rPr>
                <w:noProof/>
                <w:webHidden/>
              </w:rPr>
              <w:fldChar w:fldCharType="begin"/>
            </w:r>
            <w:r w:rsidR="00FF2A86">
              <w:rPr>
                <w:noProof/>
                <w:webHidden/>
              </w:rPr>
              <w:instrText xml:space="preserve"> PAGEREF _Toc68892155 \h </w:instrText>
            </w:r>
            <w:r w:rsidR="00FF2A86">
              <w:rPr>
                <w:noProof/>
                <w:webHidden/>
              </w:rPr>
            </w:r>
            <w:r w:rsidR="00FF2A86">
              <w:rPr>
                <w:noProof/>
                <w:webHidden/>
              </w:rPr>
              <w:fldChar w:fldCharType="separate"/>
            </w:r>
            <w:r w:rsidR="00FF2A86">
              <w:rPr>
                <w:noProof/>
                <w:webHidden/>
              </w:rPr>
              <w:t>31</w:t>
            </w:r>
            <w:r w:rsidR="00FF2A86">
              <w:rPr>
                <w:noProof/>
                <w:webHidden/>
              </w:rPr>
              <w:fldChar w:fldCharType="end"/>
            </w:r>
          </w:hyperlink>
        </w:p>
        <w:p w14:paraId="26A83C58" w14:textId="49BDF2A0" w:rsidR="00FF2A86" w:rsidRDefault="002A1EEA">
          <w:pPr>
            <w:pStyle w:val="TOC2"/>
            <w:tabs>
              <w:tab w:val="left" w:pos="880"/>
              <w:tab w:val="right" w:leader="dot" w:pos="9350"/>
            </w:tabs>
            <w:rPr>
              <w:rFonts w:eastAsiaTheme="minorEastAsia"/>
              <w:noProof/>
              <w:lang w:val="en-US"/>
            </w:rPr>
          </w:pPr>
          <w:hyperlink w:anchor="_Toc68892156" w:history="1">
            <w:r w:rsidR="00FF2A86" w:rsidRPr="009110DE">
              <w:rPr>
                <w:rStyle w:val="Hyperlink"/>
                <w:noProof/>
              </w:rPr>
              <w:t>4.2</w:t>
            </w:r>
            <w:r w:rsidR="00FF2A86">
              <w:rPr>
                <w:rFonts w:eastAsiaTheme="minorEastAsia"/>
                <w:noProof/>
                <w:lang w:val="en-US"/>
              </w:rPr>
              <w:tab/>
            </w:r>
            <w:r w:rsidR="00FF2A86" w:rsidRPr="009110DE">
              <w:rPr>
                <w:rStyle w:val="Hyperlink"/>
                <w:noProof/>
              </w:rPr>
              <w:t>Rezultati analize besedil Ivana Cankarja</w:t>
            </w:r>
            <w:r w:rsidR="00FF2A86">
              <w:rPr>
                <w:noProof/>
                <w:webHidden/>
              </w:rPr>
              <w:tab/>
            </w:r>
            <w:r w:rsidR="00FF2A86">
              <w:rPr>
                <w:noProof/>
                <w:webHidden/>
              </w:rPr>
              <w:fldChar w:fldCharType="begin"/>
            </w:r>
            <w:r w:rsidR="00FF2A86">
              <w:rPr>
                <w:noProof/>
                <w:webHidden/>
              </w:rPr>
              <w:instrText xml:space="preserve"> PAGEREF _Toc68892156 \h </w:instrText>
            </w:r>
            <w:r w:rsidR="00FF2A86">
              <w:rPr>
                <w:noProof/>
                <w:webHidden/>
              </w:rPr>
            </w:r>
            <w:r w:rsidR="00FF2A86">
              <w:rPr>
                <w:noProof/>
                <w:webHidden/>
              </w:rPr>
              <w:fldChar w:fldCharType="separate"/>
            </w:r>
            <w:r w:rsidR="00FF2A86">
              <w:rPr>
                <w:noProof/>
                <w:webHidden/>
              </w:rPr>
              <w:t>36</w:t>
            </w:r>
            <w:r w:rsidR="00FF2A86">
              <w:rPr>
                <w:noProof/>
                <w:webHidden/>
              </w:rPr>
              <w:fldChar w:fldCharType="end"/>
            </w:r>
          </w:hyperlink>
        </w:p>
        <w:p w14:paraId="1F1FCF37" w14:textId="1711B1AE" w:rsidR="00FF2A86" w:rsidRDefault="002A1EEA">
          <w:pPr>
            <w:pStyle w:val="TOC2"/>
            <w:tabs>
              <w:tab w:val="left" w:pos="880"/>
              <w:tab w:val="right" w:leader="dot" w:pos="9350"/>
            </w:tabs>
            <w:rPr>
              <w:rFonts w:eastAsiaTheme="minorEastAsia"/>
              <w:noProof/>
              <w:lang w:val="en-US"/>
            </w:rPr>
          </w:pPr>
          <w:hyperlink w:anchor="_Toc68892157" w:history="1">
            <w:r w:rsidR="00FF2A86" w:rsidRPr="009110DE">
              <w:rPr>
                <w:rStyle w:val="Hyperlink"/>
                <w:noProof/>
              </w:rPr>
              <w:t>4.3</w:t>
            </w:r>
            <w:r w:rsidR="00FF2A86">
              <w:rPr>
                <w:rFonts w:eastAsiaTheme="minorEastAsia"/>
                <w:noProof/>
                <w:lang w:val="en-US"/>
              </w:rPr>
              <w:tab/>
            </w:r>
            <w:r w:rsidR="00FF2A86" w:rsidRPr="009110DE">
              <w:rPr>
                <w:rStyle w:val="Hyperlink"/>
                <w:noProof/>
              </w:rPr>
              <w:t>Rezultati analize besedil Antona Tomaža Linharta</w:t>
            </w:r>
            <w:r w:rsidR="00FF2A86">
              <w:rPr>
                <w:noProof/>
                <w:webHidden/>
              </w:rPr>
              <w:tab/>
            </w:r>
            <w:r w:rsidR="00FF2A86">
              <w:rPr>
                <w:noProof/>
                <w:webHidden/>
              </w:rPr>
              <w:fldChar w:fldCharType="begin"/>
            </w:r>
            <w:r w:rsidR="00FF2A86">
              <w:rPr>
                <w:noProof/>
                <w:webHidden/>
              </w:rPr>
              <w:instrText xml:space="preserve"> PAGEREF _Toc68892157 \h </w:instrText>
            </w:r>
            <w:r w:rsidR="00FF2A86">
              <w:rPr>
                <w:noProof/>
                <w:webHidden/>
              </w:rPr>
            </w:r>
            <w:r w:rsidR="00FF2A86">
              <w:rPr>
                <w:noProof/>
                <w:webHidden/>
              </w:rPr>
              <w:fldChar w:fldCharType="separate"/>
            </w:r>
            <w:r w:rsidR="00FF2A86">
              <w:rPr>
                <w:noProof/>
                <w:webHidden/>
              </w:rPr>
              <w:t>38</w:t>
            </w:r>
            <w:r w:rsidR="00FF2A86">
              <w:rPr>
                <w:noProof/>
                <w:webHidden/>
              </w:rPr>
              <w:fldChar w:fldCharType="end"/>
            </w:r>
          </w:hyperlink>
        </w:p>
        <w:p w14:paraId="225D4341" w14:textId="1CDA139D" w:rsidR="00FF2A86" w:rsidRDefault="002A1EEA">
          <w:pPr>
            <w:pStyle w:val="TOC1"/>
            <w:tabs>
              <w:tab w:val="left" w:pos="440"/>
              <w:tab w:val="right" w:leader="dot" w:pos="9350"/>
            </w:tabs>
            <w:rPr>
              <w:rFonts w:eastAsiaTheme="minorEastAsia"/>
              <w:noProof/>
              <w:lang w:val="en-US"/>
            </w:rPr>
          </w:pPr>
          <w:hyperlink w:anchor="_Toc68892158" w:history="1">
            <w:r w:rsidR="00FF2A86" w:rsidRPr="009110DE">
              <w:rPr>
                <w:rStyle w:val="Hyperlink"/>
                <w:noProof/>
              </w:rPr>
              <w:t>5.</w:t>
            </w:r>
            <w:r w:rsidR="00FF2A86">
              <w:rPr>
                <w:rFonts w:eastAsiaTheme="minorEastAsia"/>
                <w:noProof/>
                <w:lang w:val="en-US"/>
              </w:rPr>
              <w:tab/>
            </w:r>
            <w:r w:rsidR="00FF2A86" w:rsidRPr="009110DE">
              <w:rPr>
                <w:rStyle w:val="Hyperlink"/>
                <w:noProof/>
              </w:rPr>
              <w:t>Razprava</w:t>
            </w:r>
            <w:r w:rsidR="00FF2A86">
              <w:rPr>
                <w:noProof/>
                <w:webHidden/>
              </w:rPr>
              <w:tab/>
            </w:r>
            <w:r w:rsidR="00FF2A86">
              <w:rPr>
                <w:noProof/>
                <w:webHidden/>
              </w:rPr>
              <w:fldChar w:fldCharType="begin"/>
            </w:r>
            <w:r w:rsidR="00FF2A86">
              <w:rPr>
                <w:noProof/>
                <w:webHidden/>
              </w:rPr>
              <w:instrText xml:space="preserve"> PAGEREF _Toc68892158 \h </w:instrText>
            </w:r>
            <w:r w:rsidR="00FF2A86">
              <w:rPr>
                <w:noProof/>
                <w:webHidden/>
              </w:rPr>
            </w:r>
            <w:r w:rsidR="00FF2A86">
              <w:rPr>
                <w:noProof/>
                <w:webHidden/>
              </w:rPr>
              <w:fldChar w:fldCharType="separate"/>
            </w:r>
            <w:r w:rsidR="00FF2A86">
              <w:rPr>
                <w:noProof/>
                <w:webHidden/>
              </w:rPr>
              <w:t>39</w:t>
            </w:r>
            <w:r w:rsidR="00FF2A86">
              <w:rPr>
                <w:noProof/>
                <w:webHidden/>
              </w:rPr>
              <w:fldChar w:fldCharType="end"/>
            </w:r>
          </w:hyperlink>
        </w:p>
        <w:p w14:paraId="6EE9D905" w14:textId="752F38BC" w:rsidR="00FF2A86" w:rsidRDefault="002A1EEA">
          <w:pPr>
            <w:pStyle w:val="TOC1"/>
            <w:tabs>
              <w:tab w:val="left" w:pos="440"/>
              <w:tab w:val="right" w:leader="dot" w:pos="9350"/>
            </w:tabs>
            <w:rPr>
              <w:rFonts w:eastAsiaTheme="minorEastAsia"/>
              <w:noProof/>
              <w:lang w:val="en-US"/>
            </w:rPr>
          </w:pPr>
          <w:hyperlink w:anchor="_Toc68892159" w:history="1">
            <w:r w:rsidR="00FF2A86" w:rsidRPr="009110DE">
              <w:rPr>
                <w:rStyle w:val="Hyperlink"/>
                <w:noProof/>
              </w:rPr>
              <w:t>6.</w:t>
            </w:r>
            <w:r w:rsidR="00FF2A86">
              <w:rPr>
                <w:rFonts w:eastAsiaTheme="minorEastAsia"/>
                <w:noProof/>
                <w:lang w:val="en-US"/>
              </w:rPr>
              <w:tab/>
            </w:r>
            <w:r w:rsidR="00FF2A86" w:rsidRPr="009110DE">
              <w:rPr>
                <w:rStyle w:val="Hyperlink"/>
                <w:noProof/>
              </w:rPr>
              <w:t>Zaključek</w:t>
            </w:r>
            <w:r w:rsidR="00FF2A86">
              <w:rPr>
                <w:noProof/>
                <w:webHidden/>
              </w:rPr>
              <w:tab/>
            </w:r>
            <w:r w:rsidR="00FF2A86">
              <w:rPr>
                <w:noProof/>
                <w:webHidden/>
              </w:rPr>
              <w:fldChar w:fldCharType="begin"/>
            </w:r>
            <w:r w:rsidR="00FF2A86">
              <w:rPr>
                <w:noProof/>
                <w:webHidden/>
              </w:rPr>
              <w:instrText xml:space="preserve"> PAGEREF _Toc68892159 \h </w:instrText>
            </w:r>
            <w:r w:rsidR="00FF2A86">
              <w:rPr>
                <w:noProof/>
                <w:webHidden/>
              </w:rPr>
            </w:r>
            <w:r w:rsidR="00FF2A86">
              <w:rPr>
                <w:noProof/>
                <w:webHidden/>
              </w:rPr>
              <w:fldChar w:fldCharType="separate"/>
            </w:r>
            <w:r w:rsidR="00FF2A86">
              <w:rPr>
                <w:noProof/>
                <w:webHidden/>
              </w:rPr>
              <w:t>41</w:t>
            </w:r>
            <w:r w:rsidR="00FF2A86">
              <w:rPr>
                <w:noProof/>
                <w:webHidden/>
              </w:rPr>
              <w:fldChar w:fldCharType="end"/>
            </w:r>
          </w:hyperlink>
        </w:p>
        <w:p w14:paraId="1C378ECD" w14:textId="2FA0882C" w:rsidR="00FF2A86" w:rsidRDefault="002A1EEA">
          <w:pPr>
            <w:pStyle w:val="TOC1"/>
            <w:tabs>
              <w:tab w:val="left" w:pos="440"/>
              <w:tab w:val="right" w:leader="dot" w:pos="9350"/>
            </w:tabs>
            <w:rPr>
              <w:rFonts w:eastAsiaTheme="minorEastAsia"/>
              <w:noProof/>
              <w:lang w:val="en-US"/>
            </w:rPr>
          </w:pPr>
          <w:hyperlink w:anchor="_Toc68892160" w:history="1">
            <w:r w:rsidR="00FF2A86" w:rsidRPr="009110DE">
              <w:rPr>
                <w:rStyle w:val="Hyperlink"/>
                <w:noProof/>
              </w:rPr>
              <w:t>7.</w:t>
            </w:r>
            <w:r w:rsidR="00FF2A86">
              <w:rPr>
                <w:rFonts w:eastAsiaTheme="minorEastAsia"/>
                <w:noProof/>
                <w:lang w:val="en-US"/>
              </w:rPr>
              <w:tab/>
            </w:r>
            <w:r w:rsidR="00FF2A86" w:rsidRPr="009110DE">
              <w:rPr>
                <w:rStyle w:val="Hyperlink"/>
                <w:noProof/>
              </w:rPr>
              <w:t>Priloge</w:t>
            </w:r>
            <w:r w:rsidR="00FF2A86">
              <w:rPr>
                <w:noProof/>
                <w:webHidden/>
              </w:rPr>
              <w:tab/>
            </w:r>
            <w:r w:rsidR="00FF2A86">
              <w:rPr>
                <w:noProof/>
                <w:webHidden/>
              </w:rPr>
              <w:fldChar w:fldCharType="begin"/>
            </w:r>
            <w:r w:rsidR="00FF2A86">
              <w:rPr>
                <w:noProof/>
                <w:webHidden/>
              </w:rPr>
              <w:instrText xml:space="preserve"> PAGEREF _Toc68892160 \h </w:instrText>
            </w:r>
            <w:r w:rsidR="00FF2A86">
              <w:rPr>
                <w:noProof/>
                <w:webHidden/>
              </w:rPr>
            </w:r>
            <w:r w:rsidR="00FF2A86">
              <w:rPr>
                <w:noProof/>
                <w:webHidden/>
              </w:rPr>
              <w:fldChar w:fldCharType="separate"/>
            </w:r>
            <w:r w:rsidR="00FF2A86">
              <w:rPr>
                <w:noProof/>
                <w:webHidden/>
              </w:rPr>
              <w:t>42</w:t>
            </w:r>
            <w:r w:rsidR="00FF2A86">
              <w:rPr>
                <w:noProof/>
                <w:webHidden/>
              </w:rPr>
              <w:fldChar w:fldCharType="end"/>
            </w:r>
          </w:hyperlink>
        </w:p>
        <w:p w14:paraId="1A6E1D3A" w14:textId="3C94CDD6" w:rsidR="00FF2A86" w:rsidRDefault="002A1EEA">
          <w:pPr>
            <w:pStyle w:val="TOC2"/>
            <w:tabs>
              <w:tab w:val="left" w:pos="880"/>
              <w:tab w:val="right" w:leader="dot" w:pos="9350"/>
            </w:tabs>
            <w:rPr>
              <w:rFonts w:eastAsiaTheme="minorEastAsia"/>
              <w:noProof/>
              <w:lang w:val="en-US"/>
            </w:rPr>
          </w:pPr>
          <w:hyperlink w:anchor="_Toc68892161" w:history="1">
            <w:r w:rsidR="00FF2A86" w:rsidRPr="009110DE">
              <w:rPr>
                <w:rStyle w:val="Hyperlink"/>
                <w:noProof/>
              </w:rPr>
              <w:t>7.1</w:t>
            </w:r>
            <w:r w:rsidR="00FF2A86">
              <w:rPr>
                <w:rFonts w:eastAsiaTheme="minorEastAsia"/>
                <w:noProof/>
                <w:lang w:val="en-US"/>
              </w:rPr>
              <w:tab/>
            </w:r>
            <w:r w:rsidR="00FF2A86" w:rsidRPr="009110DE">
              <w:rPr>
                <w:rStyle w:val="Hyperlink"/>
                <w:noProof/>
              </w:rPr>
              <w:t>Koda za menjavo besed oz. znakov v programskem jeziku Python</w:t>
            </w:r>
            <w:r w:rsidR="00FF2A86">
              <w:rPr>
                <w:noProof/>
                <w:webHidden/>
              </w:rPr>
              <w:tab/>
            </w:r>
            <w:r w:rsidR="00FF2A86">
              <w:rPr>
                <w:noProof/>
                <w:webHidden/>
              </w:rPr>
              <w:fldChar w:fldCharType="begin"/>
            </w:r>
            <w:r w:rsidR="00FF2A86">
              <w:rPr>
                <w:noProof/>
                <w:webHidden/>
              </w:rPr>
              <w:instrText xml:space="preserve"> PAGEREF _Toc68892161 \h </w:instrText>
            </w:r>
            <w:r w:rsidR="00FF2A86">
              <w:rPr>
                <w:noProof/>
                <w:webHidden/>
              </w:rPr>
            </w:r>
            <w:r w:rsidR="00FF2A86">
              <w:rPr>
                <w:noProof/>
                <w:webHidden/>
              </w:rPr>
              <w:fldChar w:fldCharType="separate"/>
            </w:r>
            <w:r w:rsidR="00FF2A86">
              <w:rPr>
                <w:noProof/>
                <w:webHidden/>
              </w:rPr>
              <w:t>42</w:t>
            </w:r>
            <w:r w:rsidR="00FF2A86">
              <w:rPr>
                <w:noProof/>
                <w:webHidden/>
              </w:rPr>
              <w:fldChar w:fldCharType="end"/>
            </w:r>
          </w:hyperlink>
        </w:p>
        <w:p w14:paraId="0D63E9E1" w14:textId="33A95A04" w:rsidR="00FF2A86" w:rsidRDefault="002A1EEA">
          <w:pPr>
            <w:pStyle w:val="TOC1"/>
            <w:tabs>
              <w:tab w:val="left" w:pos="440"/>
              <w:tab w:val="right" w:leader="dot" w:pos="9350"/>
            </w:tabs>
            <w:rPr>
              <w:rFonts w:eastAsiaTheme="minorEastAsia"/>
              <w:noProof/>
              <w:lang w:val="en-US"/>
            </w:rPr>
          </w:pPr>
          <w:hyperlink w:anchor="_Toc68892162" w:history="1">
            <w:r w:rsidR="00FF2A86" w:rsidRPr="009110DE">
              <w:rPr>
                <w:rStyle w:val="Hyperlink"/>
                <w:noProof/>
              </w:rPr>
              <w:t>8.</w:t>
            </w:r>
            <w:r w:rsidR="00FF2A86">
              <w:rPr>
                <w:rFonts w:eastAsiaTheme="minorEastAsia"/>
                <w:noProof/>
                <w:lang w:val="en-US"/>
              </w:rPr>
              <w:tab/>
            </w:r>
            <w:r w:rsidR="00FF2A86" w:rsidRPr="009110DE">
              <w:rPr>
                <w:rStyle w:val="Hyperlink"/>
                <w:noProof/>
              </w:rPr>
              <w:t>Viri in literatura</w:t>
            </w:r>
            <w:r w:rsidR="00FF2A86">
              <w:rPr>
                <w:noProof/>
                <w:webHidden/>
              </w:rPr>
              <w:tab/>
            </w:r>
            <w:r w:rsidR="00FF2A86">
              <w:rPr>
                <w:noProof/>
                <w:webHidden/>
              </w:rPr>
              <w:fldChar w:fldCharType="begin"/>
            </w:r>
            <w:r w:rsidR="00FF2A86">
              <w:rPr>
                <w:noProof/>
                <w:webHidden/>
              </w:rPr>
              <w:instrText xml:space="preserve"> PAGEREF _Toc68892162 \h </w:instrText>
            </w:r>
            <w:r w:rsidR="00FF2A86">
              <w:rPr>
                <w:noProof/>
                <w:webHidden/>
              </w:rPr>
            </w:r>
            <w:r w:rsidR="00FF2A86">
              <w:rPr>
                <w:noProof/>
                <w:webHidden/>
              </w:rPr>
              <w:fldChar w:fldCharType="separate"/>
            </w:r>
            <w:r w:rsidR="00FF2A86">
              <w:rPr>
                <w:noProof/>
                <w:webHidden/>
              </w:rPr>
              <w:t>42</w:t>
            </w:r>
            <w:r w:rsidR="00FF2A86">
              <w:rPr>
                <w:noProof/>
                <w:webHidden/>
              </w:rPr>
              <w:fldChar w:fldCharType="end"/>
            </w:r>
          </w:hyperlink>
        </w:p>
        <w:p w14:paraId="4D100BDE" w14:textId="02EF2C0A" w:rsidR="00FF2A86" w:rsidRDefault="002A1EEA">
          <w:pPr>
            <w:pStyle w:val="TOC2"/>
            <w:tabs>
              <w:tab w:val="left" w:pos="880"/>
              <w:tab w:val="right" w:leader="dot" w:pos="9350"/>
            </w:tabs>
            <w:rPr>
              <w:rFonts w:eastAsiaTheme="minorEastAsia"/>
              <w:noProof/>
              <w:lang w:val="en-US"/>
            </w:rPr>
          </w:pPr>
          <w:hyperlink w:anchor="_Toc68892163" w:history="1">
            <w:r w:rsidR="00FF2A86" w:rsidRPr="009110DE">
              <w:rPr>
                <w:rStyle w:val="Hyperlink"/>
                <w:noProof/>
              </w:rPr>
              <w:t>8.1</w:t>
            </w:r>
            <w:r w:rsidR="00FF2A86">
              <w:rPr>
                <w:rFonts w:eastAsiaTheme="minorEastAsia"/>
                <w:noProof/>
                <w:lang w:val="en-US"/>
              </w:rPr>
              <w:tab/>
            </w:r>
            <w:r w:rsidR="00FF2A86" w:rsidRPr="009110DE">
              <w:rPr>
                <w:rStyle w:val="Hyperlink"/>
                <w:noProof/>
              </w:rPr>
              <w:t>Literatura</w:t>
            </w:r>
            <w:r w:rsidR="00FF2A86">
              <w:rPr>
                <w:noProof/>
                <w:webHidden/>
              </w:rPr>
              <w:tab/>
            </w:r>
            <w:r w:rsidR="00FF2A86">
              <w:rPr>
                <w:noProof/>
                <w:webHidden/>
              </w:rPr>
              <w:fldChar w:fldCharType="begin"/>
            </w:r>
            <w:r w:rsidR="00FF2A86">
              <w:rPr>
                <w:noProof/>
                <w:webHidden/>
              </w:rPr>
              <w:instrText xml:space="preserve"> PAGEREF _Toc68892163 \h </w:instrText>
            </w:r>
            <w:r w:rsidR="00FF2A86">
              <w:rPr>
                <w:noProof/>
                <w:webHidden/>
              </w:rPr>
            </w:r>
            <w:r w:rsidR="00FF2A86">
              <w:rPr>
                <w:noProof/>
                <w:webHidden/>
              </w:rPr>
              <w:fldChar w:fldCharType="separate"/>
            </w:r>
            <w:r w:rsidR="00FF2A86">
              <w:rPr>
                <w:noProof/>
                <w:webHidden/>
              </w:rPr>
              <w:t>42</w:t>
            </w:r>
            <w:r w:rsidR="00FF2A86">
              <w:rPr>
                <w:noProof/>
                <w:webHidden/>
              </w:rPr>
              <w:fldChar w:fldCharType="end"/>
            </w:r>
          </w:hyperlink>
        </w:p>
        <w:p w14:paraId="7BA42726" w14:textId="2C793448" w:rsidR="00FF2A86" w:rsidRDefault="002A1EEA">
          <w:pPr>
            <w:pStyle w:val="TOC2"/>
            <w:tabs>
              <w:tab w:val="left" w:pos="880"/>
              <w:tab w:val="right" w:leader="dot" w:pos="9350"/>
            </w:tabs>
            <w:rPr>
              <w:rFonts w:eastAsiaTheme="minorEastAsia"/>
              <w:noProof/>
              <w:lang w:val="en-US"/>
            </w:rPr>
          </w:pPr>
          <w:hyperlink w:anchor="_Toc68892164" w:history="1">
            <w:r w:rsidR="00FF2A86" w:rsidRPr="009110DE">
              <w:rPr>
                <w:rStyle w:val="Hyperlink"/>
                <w:noProof/>
              </w:rPr>
              <w:t>8.2</w:t>
            </w:r>
            <w:r w:rsidR="00FF2A86">
              <w:rPr>
                <w:rFonts w:eastAsiaTheme="minorEastAsia"/>
                <w:noProof/>
                <w:lang w:val="en-US"/>
              </w:rPr>
              <w:tab/>
            </w:r>
            <w:r w:rsidR="00FF2A86" w:rsidRPr="009110DE">
              <w:rPr>
                <w:rStyle w:val="Hyperlink"/>
                <w:noProof/>
              </w:rPr>
              <w:t>Viri</w:t>
            </w:r>
            <w:r w:rsidR="00FF2A86">
              <w:rPr>
                <w:noProof/>
                <w:webHidden/>
              </w:rPr>
              <w:tab/>
            </w:r>
            <w:r w:rsidR="00FF2A86">
              <w:rPr>
                <w:noProof/>
                <w:webHidden/>
              </w:rPr>
              <w:fldChar w:fldCharType="begin"/>
            </w:r>
            <w:r w:rsidR="00FF2A86">
              <w:rPr>
                <w:noProof/>
                <w:webHidden/>
              </w:rPr>
              <w:instrText xml:space="preserve"> PAGEREF _Toc68892164 \h </w:instrText>
            </w:r>
            <w:r w:rsidR="00FF2A86">
              <w:rPr>
                <w:noProof/>
                <w:webHidden/>
              </w:rPr>
            </w:r>
            <w:r w:rsidR="00FF2A86">
              <w:rPr>
                <w:noProof/>
                <w:webHidden/>
              </w:rPr>
              <w:fldChar w:fldCharType="separate"/>
            </w:r>
            <w:r w:rsidR="00FF2A86">
              <w:rPr>
                <w:noProof/>
                <w:webHidden/>
              </w:rPr>
              <w:t>43</w:t>
            </w:r>
            <w:r w:rsidR="00FF2A86">
              <w:rPr>
                <w:noProof/>
                <w:webHidden/>
              </w:rPr>
              <w:fldChar w:fldCharType="end"/>
            </w:r>
          </w:hyperlink>
        </w:p>
        <w:p w14:paraId="04C02A3D" w14:textId="202C35BA" w:rsidR="00FD7212" w:rsidRPr="008F00C2" w:rsidRDefault="00FD7212" w:rsidP="3E4D22A9">
          <w:pPr>
            <w:spacing w:line="360" w:lineRule="auto"/>
            <w:jc w:val="both"/>
            <w:rPr>
              <w:sz w:val="24"/>
              <w:szCs w:val="24"/>
            </w:rPr>
          </w:pPr>
          <w:r w:rsidRPr="00415DF0">
            <w:rPr>
              <w:b/>
              <w:sz w:val="24"/>
              <w:szCs w:val="24"/>
            </w:rPr>
            <w:fldChar w:fldCharType="end"/>
          </w:r>
          <w:commentRangeEnd w:id="0"/>
          <w:r w:rsidR="00481F14" w:rsidRPr="00415DF0">
            <w:rPr>
              <w:sz w:val="24"/>
              <w:szCs w:val="24"/>
            </w:rPr>
            <w:commentReference w:id="0"/>
          </w:r>
          <w:commentRangeEnd w:id="1"/>
          <w:r w:rsidR="00E04EE0" w:rsidRPr="00415DF0">
            <w:rPr>
              <w:sz w:val="24"/>
              <w:szCs w:val="24"/>
            </w:rPr>
            <w:commentReference w:id="1"/>
          </w:r>
        </w:p>
      </w:sdtContent>
    </w:sdt>
    <w:p w14:paraId="04664D62" w14:textId="347EDA21" w:rsidR="00FD7212" w:rsidRDefault="00C60588" w:rsidP="00415DF0">
      <w:pPr>
        <w:spacing w:line="360" w:lineRule="auto"/>
        <w:jc w:val="both"/>
        <w:rPr>
          <w:rFonts w:asciiTheme="majorHAnsi" w:eastAsiaTheme="majorEastAsia" w:hAnsiTheme="majorHAnsi" w:cstheme="majorBidi"/>
          <w:color w:val="2F5496" w:themeColor="accent1" w:themeShade="BF"/>
          <w:sz w:val="24"/>
          <w:szCs w:val="24"/>
        </w:rPr>
      </w:pPr>
      <w:r>
        <w:rPr>
          <w:sz w:val="24"/>
          <w:szCs w:val="24"/>
        </w:rPr>
        <w:br w:type="page"/>
      </w:r>
    </w:p>
    <w:p w14:paraId="085720CB" w14:textId="5CBF0BF5" w:rsidR="00A97E60" w:rsidRPr="00415DF0" w:rsidRDefault="00A97E60" w:rsidP="00536ABD">
      <w:pPr>
        <w:spacing w:line="360" w:lineRule="auto"/>
        <w:jc w:val="both"/>
        <w:rPr>
          <w:b/>
          <w:sz w:val="32"/>
          <w:szCs w:val="32"/>
        </w:rPr>
      </w:pPr>
      <w:r w:rsidRPr="00415DF0">
        <w:rPr>
          <w:b/>
          <w:sz w:val="32"/>
          <w:szCs w:val="32"/>
        </w:rPr>
        <w:lastRenderedPageBreak/>
        <w:t>Kazalo slik</w:t>
      </w:r>
    </w:p>
    <w:p w14:paraId="320413AF" w14:textId="2E2DC999" w:rsidR="00FF2A86" w:rsidRDefault="00DD39F9">
      <w:pPr>
        <w:pStyle w:val="TableofFigures"/>
        <w:tabs>
          <w:tab w:val="right" w:leader="dot" w:pos="9350"/>
        </w:tabs>
        <w:rPr>
          <w:rFonts w:eastAsiaTheme="minorEastAsia"/>
          <w:noProof/>
          <w:lang w:val="en-US"/>
        </w:rPr>
      </w:pPr>
      <w:r>
        <w:rPr>
          <w:sz w:val="24"/>
          <w:szCs w:val="24"/>
        </w:rPr>
        <w:fldChar w:fldCharType="begin"/>
      </w:r>
      <w:r w:rsidRPr="74CC6313">
        <w:rPr>
          <w:rFonts w:asciiTheme="majorHAnsi" w:eastAsiaTheme="majorEastAsia" w:hAnsiTheme="majorHAnsi" w:cstheme="majorBidi"/>
          <w:color w:val="2F5496" w:themeColor="accent1" w:themeShade="BF"/>
          <w:sz w:val="32"/>
          <w:szCs w:val="32"/>
        </w:rPr>
        <w:instrText xml:space="preserve"> TOC \h \z \c "Slika" </w:instrText>
      </w:r>
      <w:r>
        <w:rPr>
          <w:sz w:val="24"/>
          <w:szCs w:val="24"/>
        </w:rPr>
        <w:fldChar w:fldCharType="separate"/>
      </w:r>
      <w:hyperlink w:anchor="_Toc68892088" w:history="1">
        <w:r w:rsidR="00FF2A86" w:rsidRPr="00824BC0">
          <w:rPr>
            <w:rStyle w:val="Hyperlink"/>
            <w:noProof/>
          </w:rPr>
          <w:t>Slika 1: Logo programskega jezika Python</w:t>
        </w:r>
        <w:r w:rsidR="00FF2A86">
          <w:rPr>
            <w:noProof/>
            <w:webHidden/>
          </w:rPr>
          <w:tab/>
        </w:r>
        <w:r w:rsidR="00FF2A86">
          <w:rPr>
            <w:noProof/>
            <w:webHidden/>
          </w:rPr>
          <w:fldChar w:fldCharType="begin"/>
        </w:r>
        <w:r w:rsidR="00FF2A86">
          <w:rPr>
            <w:noProof/>
            <w:webHidden/>
          </w:rPr>
          <w:instrText xml:space="preserve"> PAGEREF _Toc68892088 \h </w:instrText>
        </w:r>
        <w:r w:rsidR="00FF2A86">
          <w:rPr>
            <w:noProof/>
            <w:webHidden/>
          </w:rPr>
        </w:r>
        <w:r w:rsidR="00FF2A86">
          <w:rPr>
            <w:noProof/>
            <w:webHidden/>
          </w:rPr>
          <w:fldChar w:fldCharType="separate"/>
        </w:r>
        <w:r w:rsidR="00FF2A86">
          <w:rPr>
            <w:noProof/>
            <w:webHidden/>
          </w:rPr>
          <w:t>12</w:t>
        </w:r>
        <w:r w:rsidR="00FF2A86">
          <w:rPr>
            <w:noProof/>
            <w:webHidden/>
          </w:rPr>
          <w:fldChar w:fldCharType="end"/>
        </w:r>
      </w:hyperlink>
    </w:p>
    <w:p w14:paraId="6173E249" w14:textId="2D9BCBFA" w:rsidR="00FF2A86" w:rsidRDefault="002A1EEA">
      <w:pPr>
        <w:pStyle w:val="TableofFigures"/>
        <w:tabs>
          <w:tab w:val="right" w:leader="dot" w:pos="9350"/>
        </w:tabs>
        <w:rPr>
          <w:rFonts w:eastAsiaTheme="minorEastAsia"/>
          <w:noProof/>
          <w:lang w:val="en-US"/>
        </w:rPr>
      </w:pPr>
      <w:hyperlink w:anchor="_Toc68892089" w:history="1">
        <w:r w:rsidR="00FF2A86" w:rsidRPr="00824BC0">
          <w:rPr>
            <w:rStyle w:val="Hyperlink"/>
            <w:noProof/>
          </w:rPr>
          <w:t>Slika 2: Orange logo</w:t>
        </w:r>
        <w:r w:rsidR="00FF2A86">
          <w:rPr>
            <w:noProof/>
            <w:webHidden/>
          </w:rPr>
          <w:tab/>
        </w:r>
        <w:r w:rsidR="00FF2A86">
          <w:rPr>
            <w:noProof/>
            <w:webHidden/>
          </w:rPr>
          <w:fldChar w:fldCharType="begin"/>
        </w:r>
        <w:r w:rsidR="00FF2A86">
          <w:rPr>
            <w:noProof/>
            <w:webHidden/>
          </w:rPr>
          <w:instrText xml:space="preserve"> PAGEREF _Toc68892089 \h </w:instrText>
        </w:r>
        <w:r w:rsidR="00FF2A86">
          <w:rPr>
            <w:noProof/>
            <w:webHidden/>
          </w:rPr>
        </w:r>
        <w:r w:rsidR="00FF2A86">
          <w:rPr>
            <w:noProof/>
            <w:webHidden/>
          </w:rPr>
          <w:fldChar w:fldCharType="separate"/>
        </w:r>
        <w:r w:rsidR="00FF2A86">
          <w:rPr>
            <w:noProof/>
            <w:webHidden/>
          </w:rPr>
          <w:t>13</w:t>
        </w:r>
        <w:r w:rsidR="00FF2A86">
          <w:rPr>
            <w:noProof/>
            <w:webHidden/>
          </w:rPr>
          <w:fldChar w:fldCharType="end"/>
        </w:r>
      </w:hyperlink>
    </w:p>
    <w:p w14:paraId="35BCEFD3" w14:textId="4CECF4AF" w:rsidR="00FF2A86" w:rsidRDefault="002A1EEA">
      <w:pPr>
        <w:pStyle w:val="TableofFigures"/>
        <w:tabs>
          <w:tab w:val="right" w:leader="dot" w:pos="9350"/>
        </w:tabs>
        <w:rPr>
          <w:rFonts w:eastAsiaTheme="minorEastAsia"/>
          <w:noProof/>
          <w:lang w:val="en-US"/>
        </w:rPr>
      </w:pPr>
      <w:hyperlink w:anchor="_Toc68892090" w:history="1">
        <w:r w:rsidR="00FF2A86" w:rsidRPr="00824BC0">
          <w:rPr>
            <w:rStyle w:val="Hyperlink"/>
            <w:noProof/>
          </w:rPr>
          <w:t>Slika 3: Modul: Uvozi dokument</w:t>
        </w:r>
        <w:r w:rsidR="00FF2A86">
          <w:rPr>
            <w:noProof/>
            <w:webHidden/>
          </w:rPr>
          <w:tab/>
        </w:r>
        <w:r w:rsidR="00FF2A86">
          <w:rPr>
            <w:noProof/>
            <w:webHidden/>
          </w:rPr>
          <w:fldChar w:fldCharType="begin"/>
        </w:r>
        <w:r w:rsidR="00FF2A86">
          <w:rPr>
            <w:noProof/>
            <w:webHidden/>
          </w:rPr>
          <w:instrText xml:space="preserve"> PAGEREF _Toc68892090 \h </w:instrText>
        </w:r>
        <w:r w:rsidR="00FF2A86">
          <w:rPr>
            <w:noProof/>
            <w:webHidden/>
          </w:rPr>
        </w:r>
        <w:r w:rsidR="00FF2A86">
          <w:rPr>
            <w:noProof/>
            <w:webHidden/>
          </w:rPr>
          <w:fldChar w:fldCharType="separate"/>
        </w:r>
        <w:r w:rsidR="00FF2A86">
          <w:rPr>
            <w:noProof/>
            <w:webHidden/>
          </w:rPr>
          <w:t>13</w:t>
        </w:r>
        <w:r w:rsidR="00FF2A86">
          <w:rPr>
            <w:noProof/>
            <w:webHidden/>
          </w:rPr>
          <w:fldChar w:fldCharType="end"/>
        </w:r>
      </w:hyperlink>
    </w:p>
    <w:p w14:paraId="2C493B4F" w14:textId="3973C6A0" w:rsidR="00FF2A86" w:rsidRDefault="002A1EEA">
      <w:pPr>
        <w:pStyle w:val="TableofFigures"/>
        <w:tabs>
          <w:tab w:val="right" w:leader="dot" w:pos="9350"/>
        </w:tabs>
        <w:rPr>
          <w:rFonts w:eastAsiaTheme="minorEastAsia"/>
          <w:noProof/>
          <w:lang w:val="en-US"/>
        </w:rPr>
      </w:pPr>
      <w:hyperlink w:anchor="_Toc68892091" w:history="1">
        <w:r w:rsidR="00FF2A86" w:rsidRPr="00824BC0">
          <w:rPr>
            <w:rStyle w:val="Hyperlink"/>
            <w:noProof/>
          </w:rPr>
          <w:t>Slika 4: Modul: Korpus</w:t>
        </w:r>
        <w:r w:rsidR="00FF2A86">
          <w:rPr>
            <w:noProof/>
            <w:webHidden/>
          </w:rPr>
          <w:tab/>
        </w:r>
        <w:r w:rsidR="00FF2A86">
          <w:rPr>
            <w:noProof/>
            <w:webHidden/>
          </w:rPr>
          <w:fldChar w:fldCharType="begin"/>
        </w:r>
        <w:r w:rsidR="00FF2A86">
          <w:rPr>
            <w:noProof/>
            <w:webHidden/>
          </w:rPr>
          <w:instrText xml:space="preserve"> PAGEREF _Toc68892091 \h </w:instrText>
        </w:r>
        <w:r w:rsidR="00FF2A86">
          <w:rPr>
            <w:noProof/>
            <w:webHidden/>
          </w:rPr>
        </w:r>
        <w:r w:rsidR="00FF2A86">
          <w:rPr>
            <w:noProof/>
            <w:webHidden/>
          </w:rPr>
          <w:fldChar w:fldCharType="separate"/>
        </w:r>
        <w:r w:rsidR="00FF2A86">
          <w:rPr>
            <w:noProof/>
            <w:webHidden/>
          </w:rPr>
          <w:t>14</w:t>
        </w:r>
        <w:r w:rsidR="00FF2A86">
          <w:rPr>
            <w:noProof/>
            <w:webHidden/>
          </w:rPr>
          <w:fldChar w:fldCharType="end"/>
        </w:r>
      </w:hyperlink>
    </w:p>
    <w:p w14:paraId="10750E62" w14:textId="2997B4EE" w:rsidR="00FF2A86" w:rsidRDefault="002A1EEA">
      <w:pPr>
        <w:pStyle w:val="TableofFigures"/>
        <w:tabs>
          <w:tab w:val="right" w:leader="dot" w:pos="9350"/>
        </w:tabs>
        <w:rPr>
          <w:rFonts w:eastAsiaTheme="minorEastAsia"/>
          <w:noProof/>
          <w:lang w:val="en-US"/>
        </w:rPr>
      </w:pPr>
      <w:hyperlink w:anchor="_Toc68892092" w:history="1">
        <w:r w:rsidR="00FF2A86" w:rsidRPr="00824BC0">
          <w:rPr>
            <w:rStyle w:val="Hyperlink"/>
            <w:noProof/>
          </w:rPr>
          <w:t>Slika 5: Modul: Gledalec korpusa</w:t>
        </w:r>
        <w:r w:rsidR="00FF2A86">
          <w:rPr>
            <w:noProof/>
            <w:webHidden/>
          </w:rPr>
          <w:tab/>
        </w:r>
        <w:r w:rsidR="00FF2A86">
          <w:rPr>
            <w:noProof/>
            <w:webHidden/>
          </w:rPr>
          <w:fldChar w:fldCharType="begin"/>
        </w:r>
        <w:r w:rsidR="00FF2A86">
          <w:rPr>
            <w:noProof/>
            <w:webHidden/>
          </w:rPr>
          <w:instrText xml:space="preserve"> PAGEREF _Toc68892092 \h </w:instrText>
        </w:r>
        <w:r w:rsidR="00FF2A86">
          <w:rPr>
            <w:noProof/>
            <w:webHidden/>
          </w:rPr>
        </w:r>
        <w:r w:rsidR="00FF2A86">
          <w:rPr>
            <w:noProof/>
            <w:webHidden/>
          </w:rPr>
          <w:fldChar w:fldCharType="separate"/>
        </w:r>
        <w:r w:rsidR="00FF2A86">
          <w:rPr>
            <w:noProof/>
            <w:webHidden/>
          </w:rPr>
          <w:t>14</w:t>
        </w:r>
        <w:r w:rsidR="00FF2A86">
          <w:rPr>
            <w:noProof/>
            <w:webHidden/>
          </w:rPr>
          <w:fldChar w:fldCharType="end"/>
        </w:r>
      </w:hyperlink>
    </w:p>
    <w:p w14:paraId="75B5806B" w14:textId="3C04C8E8" w:rsidR="00FF2A86" w:rsidRDefault="002A1EEA">
      <w:pPr>
        <w:pStyle w:val="TableofFigures"/>
        <w:tabs>
          <w:tab w:val="right" w:leader="dot" w:pos="9350"/>
        </w:tabs>
        <w:rPr>
          <w:rFonts w:eastAsiaTheme="minorEastAsia"/>
          <w:noProof/>
          <w:lang w:val="en-US"/>
        </w:rPr>
      </w:pPr>
      <w:hyperlink w:anchor="_Toc68892093" w:history="1">
        <w:r w:rsidR="00FF2A86" w:rsidRPr="00824BC0">
          <w:rPr>
            <w:rStyle w:val="Hyperlink"/>
            <w:noProof/>
          </w:rPr>
          <w:t>Slika 6: Modul: Obdelava besedila</w:t>
        </w:r>
        <w:r w:rsidR="00FF2A86">
          <w:rPr>
            <w:noProof/>
            <w:webHidden/>
          </w:rPr>
          <w:tab/>
        </w:r>
        <w:r w:rsidR="00FF2A86">
          <w:rPr>
            <w:noProof/>
            <w:webHidden/>
          </w:rPr>
          <w:fldChar w:fldCharType="begin"/>
        </w:r>
        <w:r w:rsidR="00FF2A86">
          <w:rPr>
            <w:noProof/>
            <w:webHidden/>
          </w:rPr>
          <w:instrText xml:space="preserve"> PAGEREF _Toc68892093 \h </w:instrText>
        </w:r>
        <w:r w:rsidR="00FF2A86">
          <w:rPr>
            <w:noProof/>
            <w:webHidden/>
          </w:rPr>
        </w:r>
        <w:r w:rsidR="00FF2A86">
          <w:rPr>
            <w:noProof/>
            <w:webHidden/>
          </w:rPr>
          <w:fldChar w:fldCharType="separate"/>
        </w:r>
        <w:r w:rsidR="00FF2A86">
          <w:rPr>
            <w:noProof/>
            <w:webHidden/>
          </w:rPr>
          <w:t>15</w:t>
        </w:r>
        <w:r w:rsidR="00FF2A86">
          <w:rPr>
            <w:noProof/>
            <w:webHidden/>
          </w:rPr>
          <w:fldChar w:fldCharType="end"/>
        </w:r>
      </w:hyperlink>
    </w:p>
    <w:p w14:paraId="4F0C7943" w14:textId="1E9C39D6" w:rsidR="00FF2A86" w:rsidRDefault="002A1EEA">
      <w:pPr>
        <w:pStyle w:val="TableofFigures"/>
        <w:tabs>
          <w:tab w:val="right" w:leader="dot" w:pos="9350"/>
        </w:tabs>
        <w:rPr>
          <w:rFonts w:eastAsiaTheme="minorEastAsia"/>
          <w:noProof/>
          <w:lang w:val="en-US"/>
        </w:rPr>
      </w:pPr>
      <w:hyperlink w:anchor="_Toc68892094" w:history="1">
        <w:r w:rsidR="00FF2A86" w:rsidRPr="00824BC0">
          <w:rPr>
            <w:rStyle w:val="Hyperlink"/>
            <w:noProof/>
          </w:rPr>
          <w:t>Slika 7: Prikaz nastavitev v modulu obdelave besedila</w:t>
        </w:r>
        <w:r w:rsidR="00FF2A86">
          <w:rPr>
            <w:noProof/>
            <w:webHidden/>
          </w:rPr>
          <w:tab/>
        </w:r>
        <w:r w:rsidR="00FF2A86">
          <w:rPr>
            <w:noProof/>
            <w:webHidden/>
          </w:rPr>
          <w:fldChar w:fldCharType="begin"/>
        </w:r>
        <w:r w:rsidR="00FF2A86">
          <w:rPr>
            <w:noProof/>
            <w:webHidden/>
          </w:rPr>
          <w:instrText xml:space="preserve"> PAGEREF _Toc68892094 \h </w:instrText>
        </w:r>
        <w:r w:rsidR="00FF2A86">
          <w:rPr>
            <w:noProof/>
            <w:webHidden/>
          </w:rPr>
        </w:r>
        <w:r w:rsidR="00FF2A86">
          <w:rPr>
            <w:noProof/>
            <w:webHidden/>
          </w:rPr>
          <w:fldChar w:fldCharType="separate"/>
        </w:r>
        <w:r w:rsidR="00FF2A86">
          <w:rPr>
            <w:noProof/>
            <w:webHidden/>
          </w:rPr>
          <w:t>15</w:t>
        </w:r>
        <w:r w:rsidR="00FF2A86">
          <w:rPr>
            <w:noProof/>
            <w:webHidden/>
          </w:rPr>
          <w:fldChar w:fldCharType="end"/>
        </w:r>
      </w:hyperlink>
    </w:p>
    <w:p w14:paraId="2C94EADD" w14:textId="6A637A24" w:rsidR="00FF2A86" w:rsidRDefault="002A1EEA">
      <w:pPr>
        <w:pStyle w:val="TableofFigures"/>
        <w:tabs>
          <w:tab w:val="right" w:leader="dot" w:pos="9350"/>
        </w:tabs>
        <w:rPr>
          <w:rFonts w:eastAsiaTheme="minorEastAsia"/>
          <w:noProof/>
          <w:lang w:val="en-US"/>
        </w:rPr>
      </w:pPr>
      <w:hyperlink w:anchor="_Toc68892095" w:history="1">
        <w:r w:rsidR="00FF2A86" w:rsidRPr="00824BC0">
          <w:rPr>
            <w:rStyle w:val="Hyperlink"/>
            <w:noProof/>
          </w:rPr>
          <w:t>Slika 8: Modul: Sentimentalna analiza</w:t>
        </w:r>
        <w:r w:rsidR="00FF2A86">
          <w:rPr>
            <w:noProof/>
            <w:webHidden/>
          </w:rPr>
          <w:tab/>
        </w:r>
        <w:r w:rsidR="00FF2A86">
          <w:rPr>
            <w:noProof/>
            <w:webHidden/>
          </w:rPr>
          <w:fldChar w:fldCharType="begin"/>
        </w:r>
        <w:r w:rsidR="00FF2A86">
          <w:rPr>
            <w:noProof/>
            <w:webHidden/>
          </w:rPr>
          <w:instrText xml:space="preserve"> PAGEREF _Toc68892095 \h </w:instrText>
        </w:r>
        <w:r w:rsidR="00FF2A86">
          <w:rPr>
            <w:noProof/>
            <w:webHidden/>
          </w:rPr>
        </w:r>
        <w:r w:rsidR="00FF2A86">
          <w:rPr>
            <w:noProof/>
            <w:webHidden/>
          </w:rPr>
          <w:fldChar w:fldCharType="separate"/>
        </w:r>
        <w:r w:rsidR="00FF2A86">
          <w:rPr>
            <w:noProof/>
            <w:webHidden/>
          </w:rPr>
          <w:t>16</w:t>
        </w:r>
        <w:r w:rsidR="00FF2A86">
          <w:rPr>
            <w:noProof/>
            <w:webHidden/>
          </w:rPr>
          <w:fldChar w:fldCharType="end"/>
        </w:r>
      </w:hyperlink>
    </w:p>
    <w:p w14:paraId="6802ECDC" w14:textId="0551A826" w:rsidR="00FF2A86" w:rsidRDefault="002A1EEA">
      <w:pPr>
        <w:pStyle w:val="TableofFigures"/>
        <w:tabs>
          <w:tab w:val="right" w:leader="dot" w:pos="9350"/>
        </w:tabs>
        <w:rPr>
          <w:rFonts w:eastAsiaTheme="minorEastAsia"/>
          <w:noProof/>
          <w:lang w:val="en-US"/>
        </w:rPr>
      </w:pPr>
      <w:hyperlink w:anchor="_Toc68892096" w:history="1">
        <w:r w:rsidR="00FF2A86" w:rsidRPr="00824BC0">
          <w:rPr>
            <w:rStyle w:val="Hyperlink"/>
            <w:noProof/>
          </w:rPr>
          <w:t>Slika 9: Modul: Vreča besed</w:t>
        </w:r>
        <w:r w:rsidR="00FF2A86">
          <w:rPr>
            <w:noProof/>
            <w:webHidden/>
          </w:rPr>
          <w:tab/>
        </w:r>
        <w:r w:rsidR="00FF2A86">
          <w:rPr>
            <w:noProof/>
            <w:webHidden/>
          </w:rPr>
          <w:fldChar w:fldCharType="begin"/>
        </w:r>
        <w:r w:rsidR="00FF2A86">
          <w:rPr>
            <w:noProof/>
            <w:webHidden/>
          </w:rPr>
          <w:instrText xml:space="preserve"> PAGEREF _Toc68892096 \h </w:instrText>
        </w:r>
        <w:r w:rsidR="00FF2A86">
          <w:rPr>
            <w:noProof/>
            <w:webHidden/>
          </w:rPr>
        </w:r>
        <w:r w:rsidR="00FF2A86">
          <w:rPr>
            <w:noProof/>
            <w:webHidden/>
          </w:rPr>
          <w:fldChar w:fldCharType="separate"/>
        </w:r>
        <w:r w:rsidR="00FF2A86">
          <w:rPr>
            <w:noProof/>
            <w:webHidden/>
          </w:rPr>
          <w:t>16</w:t>
        </w:r>
        <w:r w:rsidR="00FF2A86">
          <w:rPr>
            <w:noProof/>
            <w:webHidden/>
          </w:rPr>
          <w:fldChar w:fldCharType="end"/>
        </w:r>
      </w:hyperlink>
    </w:p>
    <w:p w14:paraId="5345A630" w14:textId="28AC70F4" w:rsidR="00FF2A86" w:rsidRDefault="002A1EEA">
      <w:pPr>
        <w:pStyle w:val="TableofFigures"/>
        <w:tabs>
          <w:tab w:val="right" w:leader="dot" w:pos="9350"/>
        </w:tabs>
        <w:rPr>
          <w:rFonts w:eastAsiaTheme="minorEastAsia"/>
          <w:noProof/>
          <w:lang w:val="en-US"/>
        </w:rPr>
      </w:pPr>
      <w:hyperlink w:anchor="_Toc68892097" w:history="1">
        <w:r w:rsidR="00FF2A86" w:rsidRPr="00824BC0">
          <w:rPr>
            <w:rStyle w:val="Hyperlink"/>
            <w:noProof/>
          </w:rPr>
          <w:t>Slika 10: Modul: Razdalje</w:t>
        </w:r>
        <w:r w:rsidR="00FF2A86">
          <w:rPr>
            <w:noProof/>
            <w:webHidden/>
          </w:rPr>
          <w:tab/>
        </w:r>
        <w:r w:rsidR="00FF2A86">
          <w:rPr>
            <w:noProof/>
            <w:webHidden/>
          </w:rPr>
          <w:fldChar w:fldCharType="begin"/>
        </w:r>
        <w:r w:rsidR="00FF2A86">
          <w:rPr>
            <w:noProof/>
            <w:webHidden/>
          </w:rPr>
          <w:instrText xml:space="preserve"> PAGEREF _Toc68892097 \h </w:instrText>
        </w:r>
        <w:r w:rsidR="00FF2A86">
          <w:rPr>
            <w:noProof/>
            <w:webHidden/>
          </w:rPr>
        </w:r>
        <w:r w:rsidR="00FF2A86">
          <w:rPr>
            <w:noProof/>
            <w:webHidden/>
          </w:rPr>
          <w:fldChar w:fldCharType="separate"/>
        </w:r>
        <w:r w:rsidR="00FF2A86">
          <w:rPr>
            <w:noProof/>
            <w:webHidden/>
          </w:rPr>
          <w:t>17</w:t>
        </w:r>
        <w:r w:rsidR="00FF2A86">
          <w:rPr>
            <w:noProof/>
            <w:webHidden/>
          </w:rPr>
          <w:fldChar w:fldCharType="end"/>
        </w:r>
      </w:hyperlink>
    </w:p>
    <w:p w14:paraId="3205595A" w14:textId="7A760E7D" w:rsidR="00FF2A86" w:rsidRDefault="002A1EEA">
      <w:pPr>
        <w:pStyle w:val="TableofFigures"/>
        <w:tabs>
          <w:tab w:val="right" w:leader="dot" w:pos="9350"/>
        </w:tabs>
        <w:rPr>
          <w:rFonts w:eastAsiaTheme="minorEastAsia"/>
          <w:noProof/>
          <w:lang w:val="en-US"/>
        </w:rPr>
      </w:pPr>
      <w:hyperlink w:anchor="_Toc68892098" w:history="1">
        <w:r w:rsidR="00FF2A86" w:rsidRPr="00824BC0">
          <w:rPr>
            <w:rStyle w:val="Hyperlink"/>
            <w:noProof/>
          </w:rPr>
          <w:t>Slika 11: Modul: Hierarhično grozdenje</w:t>
        </w:r>
        <w:r w:rsidR="00FF2A86">
          <w:rPr>
            <w:noProof/>
            <w:webHidden/>
          </w:rPr>
          <w:tab/>
        </w:r>
        <w:r w:rsidR="00FF2A86">
          <w:rPr>
            <w:noProof/>
            <w:webHidden/>
          </w:rPr>
          <w:fldChar w:fldCharType="begin"/>
        </w:r>
        <w:r w:rsidR="00FF2A86">
          <w:rPr>
            <w:noProof/>
            <w:webHidden/>
          </w:rPr>
          <w:instrText xml:space="preserve"> PAGEREF _Toc68892098 \h </w:instrText>
        </w:r>
        <w:r w:rsidR="00FF2A86">
          <w:rPr>
            <w:noProof/>
            <w:webHidden/>
          </w:rPr>
        </w:r>
        <w:r w:rsidR="00FF2A86">
          <w:rPr>
            <w:noProof/>
            <w:webHidden/>
          </w:rPr>
          <w:fldChar w:fldCharType="separate"/>
        </w:r>
        <w:r w:rsidR="00FF2A86">
          <w:rPr>
            <w:noProof/>
            <w:webHidden/>
          </w:rPr>
          <w:t>17</w:t>
        </w:r>
        <w:r w:rsidR="00FF2A86">
          <w:rPr>
            <w:noProof/>
            <w:webHidden/>
          </w:rPr>
          <w:fldChar w:fldCharType="end"/>
        </w:r>
      </w:hyperlink>
    </w:p>
    <w:p w14:paraId="1241AA57" w14:textId="1E16C70D" w:rsidR="00FF2A86" w:rsidRDefault="002A1EEA">
      <w:pPr>
        <w:pStyle w:val="TableofFigures"/>
        <w:tabs>
          <w:tab w:val="right" w:leader="dot" w:pos="9350"/>
        </w:tabs>
        <w:rPr>
          <w:rFonts w:eastAsiaTheme="minorEastAsia"/>
          <w:noProof/>
          <w:lang w:val="en-US"/>
        </w:rPr>
      </w:pPr>
      <w:hyperlink w:anchor="_Toc68892099" w:history="1">
        <w:r w:rsidR="00FF2A86" w:rsidRPr="00824BC0">
          <w:rPr>
            <w:rStyle w:val="Hyperlink"/>
            <w:noProof/>
          </w:rPr>
          <w:t>Slika 12: Modul: podatkovna tabela</w:t>
        </w:r>
        <w:r w:rsidR="00FF2A86">
          <w:rPr>
            <w:noProof/>
            <w:webHidden/>
          </w:rPr>
          <w:tab/>
        </w:r>
        <w:r w:rsidR="00FF2A86">
          <w:rPr>
            <w:noProof/>
            <w:webHidden/>
          </w:rPr>
          <w:fldChar w:fldCharType="begin"/>
        </w:r>
        <w:r w:rsidR="00FF2A86">
          <w:rPr>
            <w:noProof/>
            <w:webHidden/>
          </w:rPr>
          <w:instrText xml:space="preserve"> PAGEREF _Toc68892099 \h </w:instrText>
        </w:r>
        <w:r w:rsidR="00FF2A86">
          <w:rPr>
            <w:noProof/>
            <w:webHidden/>
          </w:rPr>
        </w:r>
        <w:r w:rsidR="00FF2A86">
          <w:rPr>
            <w:noProof/>
            <w:webHidden/>
          </w:rPr>
          <w:fldChar w:fldCharType="separate"/>
        </w:r>
        <w:r w:rsidR="00FF2A86">
          <w:rPr>
            <w:noProof/>
            <w:webHidden/>
          </w:rPr>
          <w:t>17</w:t>
        </w:r>
        <w:r w:rsidR="00FF2A86">
          <w:rPr>
            <w:noProof/>
            <w:webHidden/>
          </w:rPr>
          <w:fldChar w:fldCharType="end"/>
        </w:r>
      </w:hyperlink>
    </w:p>
    <w:p w14:paraId="7C307A82" w14:textId="6ADEF817" w:rsidR="00FF2A86" w:rsidRDefault="002A1EEA">
      <w:pPr>
        <w:pStyle w:val="TableofFigures"/>
        <w:tabs>
          <w:tab w:val="right" w:leader="dot" w:pos="9350"/>
        </w:tabs>
        <w:rPr>
          <w:rFonts w:eastAsiaTheme="minorEastAsia"/>
          <w:noProof/>
          <w:lang w:val="en-US"/>
        </w:rPr>
      </w:pPr>
      <w:hyperlink w:anchor="_Toc68892100" w:history="1">
        <w:r w:rsidR="00FF2A86" w:rsidRPr="00824BC0">
          <w:rPr>
            <w:rStyle w:val="Hyperlink"/>
            <w:noProof/>
          </w:rPr>
          <w:t>Slika 13: Modul: Graf raztrosa</w:t>
        </w:r>
        <w:r w:rsidR="00FF2A86">
          <w:rPr>
            <w:noProof/>
            <w:webHidden/>
          </w:rPr>
          <w:tab/>
        </w:r>
        <w:r w:rsidR="00FF2A86">
          <w:rPr>
            <w:noProof/>
            <w:webHidden/>
          </w:rPr>
          <w:fldChar w:fldCharType="begin"/>
        </w:r>
        <w:r w:rsidR="00FF2A86">
          <w:rPr>
            <w:noProof/>
            <w:webHidden/>
          </w:rPr>
          <w:instrText xml:space="preserve"> PAGEREF _Toc68892100 \h </w:instrText>
        </w:r>
        <w:r w:rsidR="00FF2A86">
          <w:rPr>
            <w:noProof/>
            <w:webHidden/>
          </w:rPr>
        </w:r>
        <w:r w:rsidR="00FF2A86">
          <w:rPr>
            <w:noProof/>
            <w:webHidden/>
          </w:rPr>
          <w:fldChar w:fldCharType="separate"/>
        </w:r>
        <w:r w:rsidR="00FF2A86">
          <w:rPr>
            <w:noProof/>
            <w:webHidden/>
          </w:rPr>
          <w:t>18</w:t>
        </w:r>
        <w:r w:rsidR="00FF2A86">
          <w:rPr>
            <w:noProof/>
            <w:webHidden/>
          </w:rPr>
          <w:fldChar w:fldCharType="end"/>
        </w:r>
      </w:hyperlink>
    </w:p>
    <w:p w14:paraId="6AD8C230" w14:textId="06E0774E" w:rsidR="00FF2A86" w:rsidRDefault="002A1EEA">
      <w:pPr>
        <w:pStyle w:val="TableofFigures"/>
        <w:tabs>
          <w:tab w:val="right" w:leader="dot" w:pos="9350"/>
        </w:tabs>
        <w:rPr>
          <w:rFonts w:eastAsiaTheme="minorEastAsia"/>
          <w:noProof/>
          <w:lang w:val="en-US"/>
        </w:rPr>
      </w:pPr>
      <w:hyperlink w:anchor="_Toc68892101" w:history="1">
        <w:r w:rsidR="00FF2A86" w:rsidRPr="00824BC0">
          <w:rPr>
            <w:rStyle w:val="Hyperlink"/>
            <w:noProof/>
          </w:rPr>
          <w:t>Slika 14: Modul: Tematsko modeliranje</w:t>
        </w:r>
        <w:r w:rsidR="00FF2A86">
          <w:rPr>
            <w:noProof/>
            <w:webHidden/>
          </w:rPr>
          <w:tab/>
        </w:r>
        <w:r w:rsidR="00FF2A86">
          <w:rPr>
            <w:noProof/>
            <w:webHidden/>
          </w:rPr>
          <w:fldChar w:fldCharType="begin"/>
        </w:r>
        <w:r w:rsidR="00FF2A86">
          <w:rPr>
            <w:noProof/>
            <w:webHidden/>
          </w:rPr>
          <w:instrText xml:space="preserve"> PAGEREF _Toc68892101 \h </w:instrText>
        </w:r>
        <w:r w:rsidR="00FF2A86">
          <w:rPr>
            <w:noProof/>
            <w:webHidden/>
          </w:rPr>
        </w:r>
        <w:r w:rsidR="00FF2A86">
          <w:rPr>
            <w:noProof/>
            <w:webHidden/>
          </w:rPr>
          <w:fldChar w:fldCharType="separate"/>
        </w:r>
        <w:r w:rsidR="00FF2A86">
          <w:rPr>
            <w:noProof/>
            <w:webHidden/>
          </w:rPr>
          <w:t>18</w:t>
        </w:r>
        <w:r w:rsidR="00FF2A86">
          <w:rPr>
            <w:noProof/>
            <w:webHidden/>
          </w:rPr>
          <w:fldChar w:fldCharType="end"/>
        </w:r>
      </w:hyperlink>
    </w:p>
    <w:p w14:paraId="189E9A1C" w14:textId="6C4DA301" w:rsidR="00FF2A86" w:rsidRDefault="002A1EEA">
      <w:pPr>
        <w:pStyle w:val="TableofFigures"/>
        <w:tabs>
          <w:tab w:val="right" w:leader="dot" w:pos="9350"/>
        </w:tabs>
        <w:rPr>
          <w:rFonts w:eastAsiaTheme="minorEastAsia"/>
          <w:noProof/>
          <w:lang w:val="en-US"/>
        </w:rPr>
      </w:pPr>
      <w:hyperlink w:anchor="_Toc68892102" w:history="1">
        <w:r w:rsidR="00FF2A86" w:rsidRPr="00824BC0">
          <w:rPr>
            <w:rStyle w:val="Hyperlink"/>
            <w:noProof/>
          </w:rPr>
          <w:t>Slika 15: Prikaz skupka modulov za iskanje najpogostejših besed</w:t>
        </w:r>
        <w:r w:rsidR="00FF2A86">
          <w:rPr>
            <w:noProof/>
            <w:webHidden/>
          </w:rPr>
          <w:tab/>
        </w:r>
        <w:r w:rsidR="00FF2A86">
          <w:rPr>
            <w:noProof/>
            <w:webHidden/>
          </w:rPr>
          <w:fldChar w:fldCharType="begin"/>
        </w:r>
        <w:r w:rsidR="00FF2A86">
          <w:rPr>
            <w:noProof/>
            <w:webHidden/>
          </w:rPr>
          <w:instrText xml:space="preserve"> PAGEREF _Toc68892102 \h </w:instrText>
        </w:r>
        <w:r w:rsidR="00FF2A86">
          <w:rPr>
            <w:noProof/>
            <w:webHidden/>
          </w:rPr>
        </w:r>
        <w:r w:rsidR="00FF2A86">
          <w:rPr>
            <w:noProof/>
            <w:webHidden/>
          </w:rPr>
          <w:fldChar w:fldCharType="separate"/>
        </w:r>
        <w:r w:rsidR="00FF2A86">
          <w:rPr>
            <w:noProof/>
            <w:webHidden/>
          </w:rPr>
          <w:t>23</w:t>
        </w:r>
        <w:r w:rsidR="00FF2A86">
          <w:rPr>
            <w:noProof/>
            <w:webHidden/>
          </w:rPr>
          <w:fldChar w:fldCharType="end"/>
        </w:r>
      </w:hyperlink>
    </w:p>
    <w:p w14:paraId="178AE297" w14:textId="79735BFD" w:rsidR="00FF2A86" w:rsidRDefault="002A1EEA">
      <w:pPr>
        <w:pStyle w:val="TableofFigures"/>
        <w:tabs>
          <w:tab w:val="right" w:leader="dot" w:pos="9350"/>
        </w:tabs>
        <w:rPr>
          <w:rFonts w:eastAsiaTheme="minorEastAsia"/>
          <w:noProof/>
          <w:lang w:val="en-US"/>
        </w:rPr>
      </w:pPr>
      <w:hyperlink w:anchor="_Toc68892103" w:history="1">
        <w:r w:rsidR="00FF2A86" w:rsidRPr="00824BC0">
          <w:rPr>
            <w:rStyle w:val="Hyperlink"/>
            <w:noProof/>
          </w:rPr>
          <w:t>Slika 16: Prikaz skupka modulov za sentimentalno analizo</w:t>
        </w:r>
        <w:r w:rsidR="00FF2A86">
          <w:rPr>
            <w:noProof/>
            <w:webHidden/>
          </w:rPr>
          <w:tab/>
        </w:r>
        <w:r w:rsidR="00FF2A86">
          <w:rPr>
            <w:noProof/>
            <w:webHidden/>
          </w:rPr>
          <w:fldChar w:fldCharType="begin"/>
        </w:r>
        <w:r w:rsidR="00FF2A86">
          <w:rPr>
            <w:noProof/>
            <w:webHidden/>
          </w:rPr>
          <w:instrText xml:space="preserve"> PAGEREF _Toc68892103 \h </w:instrText>
        </w:r>
        <w:r w:rsidR="00FF2A86">
          <w:rPr>
            <w:noProof/>
            <w:webHidden/>
          </w:rPr>
        </w:r>
        <w:r w:rsidR="00FF2A86">
          <w:rPr>
            <w:noProof/>
            <w:webHidden/>
          </w:rPr>
          <w:fldChar w:fldCharType="separate"/>
        </w:r>
        <w:r w:rsidR="00FF2A86">
          <w:rPr>
            <w:noProof/>
            <w:webHidden/>
          </w:rPr>
          <w:t>24</w:t>
        </w:r>
        <w:r w:rsidR="00FF2A86">
          <w:rPr>
            <w:noProof/>
            <w:webHidden/>
          </w:rPr>
          <w:fldChar w:fldCharType="end"/>
        </w:r>
      </w:hyperlink>
    </w:p>
    <w:p w14:paraId="46237A18" w14:textId="599CF836" w:rsidR="00FF2A86" w:rsidRDefault="002A1EEA">
      <w:pPr>
        <w:pStyle w:val="TableofFigures"/>
        <w:tabs>
          <w:tab w:val="right" w:leader="dot" w:pos="9350"/>
        </w:tabs>
        <w:rPr>
          <w:rFonts w:eastAsiaTheme="minorEastAsia"/>
          <w:noProof/>
          <w:lang w:val="en-US"/>
        </w:rPr>
      </w:pPr>
      <w:hyperlink w:anchor="_Toc68892104" w:history="1">
        <w:r w:rsidR="00FF2A86" w:rsidRPr="00824BC0">
          <w:rPr>
            <w:rStyle w:val="Hyperlink"/>
            <w:noProof/>
          </w:rPr>
          <w:t>Slika 17: Prikaz skupka modulov za tematsko analizo besedil</w:t>
        </w:r>
        <w:r w:rsidR="00FF2A86">
          <w:rPr>
            <w:noProof/>
            <w:webHidden/>
          </w:rPr>
          <w:tab/>
        </w:r>
        <w:r w:rsidR="00FF2A86">
          <w:rPr>
            <w:noProof/>
            <w:webHidden/>
          </w:rPr>
          <w:fldChar w:fldCharType="begin"/>
        </w:r>
        <w:r w:rsidR="00FF2A86">
          <w:rPr>
            <w:noProof/>
            <w:webHidden/>
          </w:rPr>
          <w:instrText xml:space="preserve"> PAGEREF _Toc68892104 \h </w:instrText>
        </w:r>
        <w:r w:rsidR="00FF2A86">
          <w:rPr>
            <w:noProof/>
            <w:webHidden/>
          </w:rPr>
        </w:r>
        <w:r w:rsidR="00FF2A86">
          <w:rPr>
            <w:noProof/>
            <w:webHidden/>
          </w:rPr>
          <w:fldChar w:fldCharType="separate"/>
        </w:r>
        <w:r w:rsidR="00FF2A86">
          <w:rPr>
            <w:noProof/>
            <w:webHidden/>
          </w:rPr>
          <w:t>24</w:t>
        </w:r>
        <w:r w:rsidR="00FF2A86">
          <w:rPr>
            <w:noProof/>
            <w:webHidden/>
          </w:rPr>
          <w:fldChar w:fldCharType="end"/>
        </w:r>
      </w:hyperlink>
    </w:p>
    <w:p w14:paraId="5A0FD03F" w14:textId="75EB20D5" w:rsidR="00FF2A86" w:rsidRDefault="002A1EEA">
      <w:pPr>
        <w:pStyle w:val="TableofFigures"/>
        <w:tabs>
          <w:tab w:val="right" w:leader="dot" w:pos="9350"/>
        </w:tabs>
        <w:rPr>
          <w:rFonts w:eastAsiaTheme="minorEastAsia"/>
          <w:noProof/>
          <w:lang w:val="en-US"/>
        </w:rPr>
      </w:pPr>
      <w:hyperlink w:anchor="_Toc68892105" w:history="1">
        <w:r w:rsidR="00FF2A86" w:rsidRPr="00824BC0">
          <w:rPr>
            <w:rStyle w:val="Hyperlink"/>
            <w:noProof/>
          </w:rPr>
          <w:t>Slika 18: Prikaz skupka modulov za iskanje ponavljajočih besed</w:t>
        </w:r>
        <w:r w:rsidR="00FF2A86">
          <w:rPr>
            <w:noProof/>
            <w:webHidden/>
          </w:rPr>
          <w:tab/>
        </w:r>
        <w:r w:rsidR="00FF2A86">
          <w:rPr>
            <w:noProof/>
            <w:webHidden/>
          </w:rPr>
          <w:fldChar w:fldCharType="begin"/>
        </w:r>
        <w:r w:rsidR="00FF2A86">
          <w:rPr>
            <w:noProof/>
            <w:webHidden/>
          </w:rPr>
          <w:instrText xml:space="preserve"> PAGEREF _Toc68892105 \h </w:instrText>
        </w:r>
        <w:r w:rsidR="00FF2A86">
          <w:rPr>
            <w:noProof/>
            <w:webHidden/>
          </w:rPr>
        </w:r>
        <w:r w:rsidR="00FF2A86">
          <w:rPr>
            <w:noProof/>
            <w:webHidden/>
          </w:rPr>
          <w:fldChar w:fldCharType="separate"/>
        </w:r>
        <w:r w:rsidR="00FF2A86">
          <w:rPr>
            <w:noProof/>
            <w:webHidden/>
          </w:rPr>
          <w:t>25</w:t>
        </w:r>
        <w:r w:rsidR="00FF2A86">
          <w:rPr>
            <w:noProof/>
            <w:webHidden/>
          </w:rPr>
          <w:fldChar w:fldCharType="end"/>
        </w:r>
      </w:hyperlink>
    </w:p>
    <w:p w14:paraId="2BB4DF73" w14:textId="585776D3" w:rsidR="00FF2A86" w:rsidRDefault="002A1EEA">
      <w:pPr>
        <w:pStyle w:val="TableofFigures"/>
        <w:tabs>
          <w:tab w:val="right" w:leader="dot" w:pos="9350"/>
        </w:tabs>
        <w:rPr>
          <w:rFonts w:eastAsiaTheme="minorEastAsia"/>
          <w:noProof/>
          <w:lang w:val="en-US"/>
        </w:rPr>
      </w:pPr>
      <w:hyperlink w:anchor="_Toc68892106" w:history="1">
        <w:r w:rsidR="00FF2A86" w:rsidRPr="00824BC0">
          <w:rPr>
            <w:rStyle w:val="Hyperlink"/>
            <w:noProof/>
          </w:rPr>
          <w:t>Slika 19: Analiza Prešernovih besedil z modulom oblak besed in vključeno lematizacijo besedila</w:t>
        </w:r>
        <w:r w:rsidR="00FF2A86">
          <w:rPr>
            <w:noProof/>
            <w:webHidden/>
          </w:rPr>
          <w:tab/>
        </w:r>
        <w:r w:rsidR="00FF2A86">
          <w:rPr>
            <w:noProof/>
            <w:webHidden/>
          </w:rPr>
          <w:fldChar w:fldCharType="begin"/>
        </w:r>
        <w:r w:rsidR="00FF2A86">
          <w:rPr>
            <w:noProof/>
            <w:webHidden/>
          </w:rPr>
          <w:instrText xml:space="preserve"> PAGEREF _Toc68892106 \h </w:instrText>
        </w:r>
        <w:r w:rsidR="00FF2A86">
          <w:rPr>
            <w:noProof/>
            <w:webHidden/>
          </w:rPr>
        </w:r>
        <w:r w:rsidR="00FF2A86">
          <w:rPr>
            <w:noProof/>
            <w:webHidden/>
          </w:rPr>
          <w:fldChar w:fldCharType="separate"/>
        </w:r>
        <w:r w:rsidR="00FF2A86">
          <w:rPr>
            <w:noProof/>
            <w:webHidden/>
          </w:rPr>
          <w:t>27</w:t>
        </w:r>
        <w:r w:rsidR="00FF2A86">
          <w:rPr>
            <w:noProof/>
            <w:webHidden/>
          </w:rPr>
          <w:fldChar w:fldCharType="end"/>
        </w:r>
      </w:hyperlink>
    </w:p>
    <w:p w14:paraId="54ECFB18" w14:textId="2E7668C6" w:rsidR="00FF2A86" w:rsidRDefault="002A1EEA">
      <w:pPr>
        <w:pStyle w:val="TableofFigures"/>
        <w:tabs>
          <w:tab w:val="right" w:leader="dot" w:pos="9350"/>
        </w:tabs>
        <w:rPr>
          <w:rFonts w:eastAsiaTheme="minorEastAsia"/>
          <w:noProof/>
          <w:lang w:val="en-US"/>
        </w:rPr>
      </w:pPr>
      <w:hyperlink w:anchor="_Toc68892107" w:history="1">
        <w:r w:rsidR="00FF2A86" w:rsidRPr="00824BC0">
          <w:rPr>
            <w:rStyle w:val="Hyperlink"/>
            <w:noProof/>
          </w:rPr>
          <w:t>Slika 20: Analiza Prešernovih besedil z modulom oblak besed in izključena lematizacija besedil</w:t>
        </w:r>
        <w:r w:rsidR="00FF2A86">
          <w:rPr>
            <w:noProof/>
            <w:webHidden/>
          </w:rPr>
          <w:tab/>
        </w:r>
        <w:r w:rsidR="00FF2A86">
          <w:rPr>
            <w:noProof/>
            <w:webHidden/>
          </w:rPr>
          <w:fldChar w:fldCharType="begin"/>
        </w:r>
        <w:r w:rsidR="00FF2A86">
          <w:rPr>
            <w:noProof/>
            <w:webHidden/>
          </w:rPr>
          <w:instrText xml:space="preserve"> PAGEREF _Toc68892107 \h </w:instrText>
        </w:r>
        <w:r w:rsidR="00FF2A86">
          <w:rPr>
            <w:noProof/>
            <w:webHidden/>
          </w:rPr>
        </w:r>
        <w:r w:rsidR="00FF2A86">
          <w:rPr>
            <w:noProof/>
            <w:webHidden/>
          </w:rPr>
          <w:fldChar w:fldCharType="separate"/>
        </w:r>
        <w:r w:rsidR="00FF2A86">
          <w:rPr>
            <w:noProof/>
            <w:webHidden/>
          </w:rPr>
          <w:t>28</w:t>
        </w:r>
        <w:r w:rsidR="00FF2A86">
          <w:rPr>
            <w:noProof/>
            <w:webHidden/>
          </w:rPr>
          <w:fldChar w:fldCharType="end"/>
        </w:r>
      </w:hyperlink>
    </w:p>
    <w:p w14:paraId="2269AA07" w14:textId="0F9E51E5" w:rsidR="00FF2A86" w:rsidRDefault="002A1EEA">
      <w:pPr>
        <w:pStyle w:val="TableofFigures"/>
        <w:tabs>
          <w:tab w:val="right" w:leader="dot" w:pos="9350"/>
        </w:tabs>
        <w:rPr>
          <w:rFonts w:eastAsiaTheme="minorEastAsia"/>
          <w:noProof/>
          <w:lang w:val="en-US"/>
        </w:rPr>
      </w:pPr>
      <w:hyperlink w:anchor="_Toc68892108" w:history="1">
        <w:r w:rsidR="00FF2A86" w:rsidRPr="00824BC0">
          <w:rPr>
            <w:rStyle w:val="Hyperlink"/>
            <w:noProof/>
          </w:rPr>
          <w:t>Slika 21: Prikaz sentimentalne analize Prešernove literature z grafom raztrosa</w:t>
        </w:r>
        <w:r w:rsidR="00FF2A86">
          <w:rPr>
            <w:noProof/>
            <w:webHidden/>
          </w:rPr>
          <w:tab/>
        </w:r>
        <w:r w:rsidR="00FF2A86">
          <w:rPr>
            <w:noProof/>
            <w:webHidden/>
          </w:rPr>
          <w:fldChar w:fldCharType="begin"/>
        </w:r>
        <w:r w:rsidR="00FF2A86">
          <w:rPr>
            <w:noProof/>
            <w:webHidden/>
          </w:rPr>
          <w:instrText xml:space="preserve"> PAGEREF _Toc68892108 \h </w:instrText>
        </w:r>
        <w:r w:rsidR="00FF2A86">
          <w:rPr>
            <w:noProof/>
            <w:webHidden/>
          </w:rPr>
        </w:r>
        <w:r w:rsidR="00FF2A86">
          <w:rPr>
            <w:noProof/>
            <w:webHidden/>
          </w:rPr>
          <w:fldChar w:fldCharType="separate"/>
        </w:r>
        <w:r w:rsidR="00FF2A86">
          <w:rPr>
            <w:noProof/>
            <w:webHidden/>
          </w:rPr>
          <w:t>29</w:t>
        </w:r>
        <w:r w:rsidR="00FF2A86">
          <w:rPr>
            <w:noProof/>
            <w:webHidden/>
          </w:rPr>
          <w:fldChar w:fldCharType="end"/>
        </w:r>
      </w:hyperlink>
    </w:p>
    <w:p w14:paraId="4AAC8E02" w14:textId="47B86920" w:rsidR="00FF2A86" w:rsidRDefault="002A1EEA">
      <w:pPr>
        <w:pStyle w:val="TableofFigures"/>
        <w:tabs>
          <w:tab w:val="right" w:leader="dot" w:pos="9350"/>
        </w:tabs>
        <w:rPr>
          <w:rFonts w:eastAsiaTheme="minorEastAsia"/>
          <w:noProof/>
          <w:lang w:val="en-US"/>
        </w:rPr>
      </w:pPr>
      <w:hyperlink w:anchor="_Toc68892109" w:history="1">
        <w:r w:rsidR="00FF2A86" w:rsidRPr="00824BC0">
          <w:rPr>
            <w:rStyle w:val="Hyperlink"/>
            <w:noProof/>
          </w:rPr>
          <w:t>Slika 22: Prikaz sentimentalne analize ter njihove povezave Prešernovih besedil z modulom hirerhično grozdenje</w:t>
        </w:r>
        <w:r w:rsidR="00FF2A86">
          <w:rPr>
            <w:noProof/>
            <w:webHidden/>
          </w:rPr>
          <w:tab/>
        </w:r>
        <w:r w:rsidR="00FF2A86">
          <w:rPr>
            <w:noProof/>
            <w:webHidden/>
          </w:rPr>
          <w:fldChar w:fldCharType="begin"/>
        </w:r>
        <w:r w:rsidR="00FF2A86">
          <w:rPr>
            <w:noProof/>
            <w:webHidden/>
          </w:rPr>
          <w:instrText xml:space="preserve"> PAGEREF _Toc68892109 \h </w:instrText>
        </w:r>
        <w:r w:rsidR="00FF2A86">
          <w:rPr>
            <w:noProof/>
            <w:webHidden/>
          </w:rPr>
        </w:r>
        <w:r w:rsidR="00FF2A86">
          <w:rPr>
            <w:noProof/>
            <w:webHidden/>
          </w:rPr>
          <w:fldChar w:fldCharType="separate"/>
        </w:r>
        <w:r w:rsidR="00FF2A86">
          <w:rPr>
            <w:noProof/>
            <w:webHidden/>
          </w:rPr>
          <w:t>30</w:t>
        </w:r>
        <w:r w:rsidR="00FF2A86">
          <w:rPr>
            <w:noProof/>
            <w:webHidden/>
          </w:rPr>
          <w:fldChar w:fldCharType="end"/>
        </w:r>
      </w:hyperlink>
    </w:p>
    <w:p w14:paraId="58D0B6CB" w14:textId="08A5CD8A" w:rsidR="00FF2A86" w:rsidRDefault="002A1EEA">
      <w:pPr>
        <w:pStyle w:val="TableofFigures"/>
        <w:tabs>
          <w:tab w:val="right" w:leader="dot" w:pos="9350"/>
        </w:tabs>
        <w:rPr>
          <w:rFonts w:eastAsiaTheme="minorEastAsia"/>
          <w:noProof/>
          <w:lang w:val="en-US"/>
        </w:rPr>
      </w:pPr>
      <w:hyperlink w:anchor="_Toc68892110" w:history="1">
        <w:r w:rsidR="00FF2A86" w:rsidRPr="00824BC0">
          <w:rPr>
            <w:rStyle w:val="Hyperlink"/>
            <w:noProof/>
          </w:rPr>
          <w:t>Slika 23: Prikaz ponavljajočih besed v Krstu pri Savici z vključeno lematizacijo</w:t>
        </w:r>
        <w:r w:rsidR="00FF2A86">
          <w:rPr>
            <w:noProof/>
            <w:webHidden/>
          </w:rPr>
          <w:tab/>
        </w:r>
        <w:r w:rsidR="00FF2A86">
          <w:rPr>
            <w:noProof/>
            <w:webHidden/>
          </w:rPr>
          <w:fldChar w:fldCharType="begin"/>
        </w:r>
        <w:r w:rsidR="00FF2A86">
          <w:rPr>
            <w:noProof/>
            <w:webHidden/>
          </w:rPr>
          <w:instrText xml:space="preserve"> PAGEREF _Toc68892110 \h </w:instrText>
        </w:r>
        <w:r w:rsidR="00FF2A86">
          <w:rPr>
            <w:noProof/>
            <w:webHidden/>
          </w:rPr>
        </w:r>
        <w:r w:rsidR="00FF2A86">
          <w:rPr>
            <w:noProof/>
            <w:webHidden/>
          </w:rPr>
          <w:fldChar w:fldCharType="separate"/>
        </w:r>
        <w:r w:rsidR="00FF2A86">
          <w:rPr>
            <w:noProof/>
            <w:webHidden/>
          </w:rPr>
          <w:t>31</w:t>
        </w:r>
        <w:r w:rsidR="00FF2A86">
          <w:rPr>
            <w:noProof/>
            <w:webHidden/>
          </w:rPr>
          <w:fldChar w:fldCharType="end"/>
        </w:r>
      </w:hyperlink>
    </w:p>
    <w:p w14:paraId="5A01824E" w14:textId="5BCAE399" w:rsidR="00FF2A86" w:rsidRDefault="002A1EEA">
      <w:pPr>
        <w:pStyle w:val="TableofFigures"/>
        <w:tabs>
          <w:tab w:val="right" w:leader="dot" w:pos="9350"/>
        </w:tabs>
        <w:rPr>
          <w:rFonts w:eastAsiaTheme="minorEastAsia"/>
          <w:noProof/>
          <w:lang w:val="en-US"/>
        </w:rPr>
      </w:pPr>
      <w:hyperlink w:anchor="_Toc68892111" w:history="1">
        <w:r w:rsidR="00FF2A86" w:rsidRPr="00824BC0">
          <w:rPr>
            <w:rStyle w:val="Hyperlink"/>
            <w:noProof/>
          </w:rPr>
          <w:t>Slika 24: Prikaz posamične sentimentalne analize uvoda in krsta z grafom raztrosa</w:t>
        </w:r>
        <w:r w:rsidR="00FF2A86">
          <w:rPr>
            <w:noProof/>
            <w:webHidden/>
          </w:rPr>
          <w:tab/>
        </w:r>
        <w:r w:rsidR="00FF2A86">
          <w:rPr>
            <w:noProof/>
            <w:webHidden/>
          </w:rPr>
          <w:fldChar w:fldCharType="begin"/>
        </w:r>
        <w:r w:rsidR="00FF2A86">
          <w:rPr>
            <w:noProof/>
            <w:webHidden/>
          </w:rPr>
          <w:instrText xml:space="preserve"> PAGEREF _Toc68892111 \h </w:instrText>
        </w:r>
        <w:r w:rsidR="00FF2A86">
          <w:rPr>
            <w:noProof/>
            <w:webHidden/>
          </w:rPr>
        </w:r>
        <w:r w:rsidR="00FF2A86">
          <w:rPr>
            <w:noProof/>
            <w:webHidden/>
          </w:rPr>
          <w:fldChar w:fldCharType="separate"/>
        </w:r>
        <w:r w:rsidR="00FF2A86">
          <w:rPr>
            <w:noProof/>
            <w:webHidden/>
          </w:rPr>
          <w:t>32</w:t>
        </w:r>
        <w:r w:rsidR="00FF2A86">
          <w:rPr>
            <w:noProof/>
            <w:webHidden/>
          </w:rPr>
          <w:fldChar w:fldCharType="end"/>
        </w:r>
      </w:hyperlink>
    </w:p>
    <w:p w14:paraId="06F0CE25" w14:textId="118A54D4" w:rsidR="00FF2A86" w:rsidRDefault="002A1EEA">
      <w:pPr>
        <w:pStyle w:val="TableofFigures"/>
        <w:tabs>
          <w:tab w:val="right" w:leader="dot" w:pos="9350"/>
        </w:tabs>
        <w:rPr>
          <w:rFonts w:eastAsiaTheme="minorEastAsia"/>
          <w:noProof/>
          <w:lang w:val="en-US"/>
        </w:rPr>
      </w:pPr>
      <w:hyperlink w:anchor="_Toc68892112" w:history="1">
        <w:r w:rsidR="00FF2A86" w:rsidRPr="00824BC0">
          <w:rPr>
            <w:rStyle w:val="Hyperlink"/>
            <w:noProof/>
          </w:rPr>
          <w:t>Slika 25: Prikaz pozitivnih besed v najbolj pozitivnih kiticah literarnega dela Krst pri Savici</w:t>
        </w:r>
        <w:r w:rsidR="00FF2A86">
          <w:rPr>
            <w:noProof/>
            <w:webHidden/>
          </w:rPr>
          <w:tab/>
        </w:r>
        <w:r w:rsidR="00FF2A86">
          <w:rPr>
            <w:noProof/>
            <w:webHidden/>
          </w:rPr>
          <w:fldChar w:fldCharType="begin"/>
        </w:r>
        <w:r w:rsidR="00FF2A86">
          <w:rPr>
            <w:noProof/>
            <w:webHidden/>
          </w:rPr>
          <w:instrText xml:space="preserve"> PAGEREF _Toc68892112 \h </w:instrText>
        </w:r>
        <w:r w:rsidR="00FF2A86">
          <w:rPr>
            <w:noProof/>
            <w:webHidden/>
          </w:rPr>
        </w:r>
        <w:r w:rsidR="00FF2A86">
          <w:rPr>
            <w:noProof/>
            <w:webHidden/>
          </w:rPr>
          <w:fldChar w:fldCharType="separate"/>
        </w:r>
        <w:r w:rsidR="00FF2A86">
          <w:rPr>
            <w:noProof/>
            <w:webHidden/>
          </w:rPr>
          <w:t>33</w:t>
        </w:r>
        <w:r w:rsidR="00FF2A86">
          <w:rPr>
            <w:noProof/>
            <w:webHidden/>
          </w:rPr>
          <w:fldChar w:fldCharType="end"/>
        </w:r>
      </w:hyperlink>
    </w:p>
    <w:p w14:paraId="5F2112D1" w14:textId="02E5003E" w:rsidR="00FF2A86" w:rsidRDefault="002A1EEA">
      <w:pPr>
        <w:pStyle w:val="TableofFigures"/>
        <w:tabs>
          <w:tab w:val="right" w:leader="dot" w:pos="9350"/>
        </w:tabs>
        <w:rPr>
          <w:rFonts w:eastAsiaTheme="minorEastAsia"/>
          <w:noProof/>
          <w:lang w:val="en-US"/>
        </w:rPr>
      </w:pPr>
      <w:hyperlink w:anchor="_Toc68892113" w:history="1">
        <w:r w:rsidR="00FF2A86" w:rsidRPr="00824BC0">
          <w:rPr>
            <w:rStyle w:val="Hyperlink"/>
            <w:noProof/>
          </w:rPr>
          <w:t>Slika 26: Prikaz negativnih besed v zgoraj naštetih negativnih kiticah literarnega dela Krst pri Savici</w:t>
        </w:r>
        <w:r w:rsidR="00FF2A86">
          <w:rPr>
            <w:noProof/>
            <w:webHidden/>
          </w:rPr>
          <w:tab/>
        </w:r>
        <w:r w:rsidR="00FF2A86">
          <w:rPr>
            <w:noProof/>
            <w:webHidden/>
          </w:rPr>
          <w:fldChar w:fldCharType="begin"/>
        </w:r>
        <w:r w:rsidR="00FF2A86">
          <w:rPr>
            <w:noProof/>
            <w:webHidden/>
          </w:rPr>
          <w:instrText xml:space="preserve"> PAGEREF _Toc68892113 \h </w:instrText>
        </w:r>
        <w:r w:rsidR="00FF2A86">
          <w:rPr>
            <w:noProof/>
            <w:webHidden/>
          </w:rPr>
        </w:r>
        <w:r w:rsidR="00FF2A86">
          <w:rPr>
            <w:noProof/>
            <w:webHidden/>
          </w:rPr>
          <w:fldChar w:fldCharType="separate"/>
        </w:r>
        <w:r w:rsidR="00FF2A86">
          <w:rPr>
            <w:noProof/>
            <w:webHidden/>
          </w:rPr>
          <w:t>34</w:t>
        </w:r>
        <w:r w:rsidR="00FF2A86">
          <w:rPr>
            <w:noProof/>
            <w:webHidden/>
          </w:rPr>
          <w:fldChar w:fldCharType="end"/>
        </w:r>
      </w:hyperlink>
    </w:p>
    <w:p w14:paraId="12DBD0AB" w14:textId="2646F8FB" w:rsidR="00FF2A86" w:rsidRDefault="002A1EEA">
      <w:pPr>
        <w:pStyle w:val="TableofFigures"/>
        <w:tabs>
          <w:tab w:val="right" w:leader="dot" w:pos="9350"/>
        </w:tabs>
        <w:rPr>
          <w:rFonts w:eastAsiaTheme="minorEastAsia"/>
          <w:noProof/>
          <w:lang w:val="en-US"/>
        </w:rPr>
      </w:pPr>
      <w:hyperlink w:anchor="_Toc68892114" w:history="1">
        <w:r w:rsidR="00FF2A86" w:rsidRPr="00824BC0">
          <w:rPr>
            <w:rStyle w:val="Hyperlink"/>
            <w:noProof/>
          </w:rPr>
          <w:t>Slika 27: Prikaz sentimentalne vrednosti posameznih kitic Krsta pri Savici</w:t>
        </w:r>
        <w:r w:rsidR="00FF2A86">
          <w:rPr>
            <w:noProof/>
            <w:webHidden/>
          </w:rPr>
          <w:tab/>
        </w:r>
        <w:r w:rsidR="00FF2A86">
          <w:rPr>
            <w:noProof/>
            <w:webHidden/>
          </w:rPr>
          <w:fldChar w:fldCharType="begin"/>
        </w:r>
        <w:r w:rsidR="00FF2A86">
          <w:rPr>
            <w:noProof/>
            <w:webHidden/>
          </w:rPr>
          <w:instrText xml:space="preserve"> PAGEREF _Toc68892114 \h </w:instrText>
        </w:r>
        <w:r w:rsidR="00FF2A86">
          <w:rPr>
            <w:noProof/>
            <w:webHidden/>
          </w:rPr>
        </w:r>
        <w:r w:rsidR="00FF2A86">
          <w:rPr>
            <w:noProof/>
            <w:webHidden/>
          </w:rPr>
          <w:fldChar w:fldCharType="separate"/>
        </w:r>
        <w:r w:rsidR="00FF2A86">
          <w:rPr>
            <w:noProof/>
            <w:webHidden/>
          </w:rPr>
          <w:t>35</w:t>
        </w:r>
        <w:r w:rsidR="00FF2A86">
          <w:rPr>
            <w:noProof/>
            <w:webHidden/>
          </w:rPr>
          <w:fldChar w:fldCharType="end"/>
        </w:r>
      </w:hyperlink>
    </w:p>
    <w:p w14:paraId="15E0E373" w14:textId="0BCA8058" w:rsidR="00FF2A86" w:rsidRDefault="002A1EEA">
      <w:pPr>
        <w:pStyle w:val="TableofFigures"/>
        <w:tabs>
          <w:tab w:val="right" w:leader="dot" w:pos="9350"/>
        </w:tabs>
        <w:rPr>
          <w:rFonts w:eastAsiaTheme="minorEastAsia"/>
          <w:noProof/>
          <w:lang w:val="en-US"/>
        </w:rPr>
      </w:pPr>
      <w:hyperlink w:anchor="_Toc68892115" w:history="1">
        <w:r w:rsidR="00FF2A86" w:rsidRPr="00824BC0">
          <w:rPr>
            <w:rStyle w:val="Hyperlink"/>
            <w:noProof/>
          </w:rPr>
          <w:t>Slika 28: Prikaz sentimentalne analize pozitivnih kitic z modulom hierarhično grozdenje</w:t>
        </w:r>
        <w:r w:rsidR="00FF2A86">
          <w:rPr>
            <w:noProof/>
            <w:webHidden/>
          </w:rPr>
          <w:tab/>
        </w:r>
        <w:r w:rsidR="00FF2A86">
          <w:rPr>
            <w:noProof/>
            <w:webHidden/>
          </w:rPr>
          <w:fldChar w:fldCharType="begin"/>
        </w:r>
        <w:r w:rsidR="00FF2A86">
          <w:rPr>
            <w:noProof/>
            <w:webHidden/>
          </w:rPr>
          <w:instrText xml:space="preserve"> PAGEREF _Toc68892115 \h </w:instrText>
        </w:r>
        <w:r w:rsidR="00FF2A86">
          <w:rPr>
            <w:noProof/>
            <w:webHidden/>
          </w:rPr>
        </w:r>
        <w:r w:rsidR="00FF2A86">
          <w:rPr>
            <w:noProof/>
            <w:webHidden/>
          </w:rPr>
          <w:fldChar w:fldCharType="separate"/>
        </w:r>
        <w:r w:rsidR="00FF2A86">
          <w:rPr>
            <w:noProof/>
            <w:webHidden/>
          </w:rPr>
          <w:t>35</w:t>
        </w:r>
        <w:r w:rsidR="00FF2A86">
          <w:rPr>
            <w:noProof/>
            <w:webHidden/>
          </w:rPr>
          <w:fldChar w:fldCharType="end"/>
        </w:r>
      </w:hyperlink>
    </w:p>
    <w:p w14:paraId="6F827683" w14:textId="72AA5B33" w:rsidR="00FF2A86" w:rsidRDefault="002A1EEA">
      <w:pPr>
        <w:pStyle w:val="TableofFigures"/>
        <w:tabs>
          <w:tab w:val="right" w:leader="dot" w:pos="9350"/>
        </w:tabs>
        <w:rPr>
          <w:rFonts w:eastAsiaTheme="minorEastAsia"/>
          <w:noProof/>
          <w:lang w:val="en-US"/>
        </w:rPr>
      </w:pPr>
      <w:hyperlink w:anchor="_Toc68892116" w:history="1">
        <w:r w:rsidR="00FF2A86" w:rsidRPr="00824BC0">
          <w:rPr>
            <w:rStyle w:val="Hyperlink"/>
            <w:noProof/>
          </w:rPr>
          <w:t>Slika 29: Prikaz sentimentalne analize izpostavljenih negativnih kitic z modulom hierarhično grozdenje</w:t>
        </w:r>
        <w:r w:rsidR="00FF2A86">
          <w:rPr>
            <w:noProof/>
            <w:webHidden/>
          </w:rPr>
          <w:tab/>
        </w:r>
        <w:r w:rsidR="00FF2A86">
          <w:rPr>
            <w:noProof/>
            <w:webHidden/>
          </w:rPr>
          <w:fldChar w:fldCharType="begin"/>
        </w:r>
        <w:r w:rsidR="00FF2A86">
          <w:rPr>
            <w:noProof/>
            <w:webHidden/>
          </w:rPr>
          <w:instrText xml:space="preserve"> PAGEREF _Toc68892116 \h </w:instrText>
        </w:r>
        <w:r w:rsidR="00FF2A86">
          <w:rPr>
            <w:noProof/>
            <w:webHidden/>
          </w:rPr>
        </w:r>
        <w:r w:rsidR="00FF2A86">
          <w:rPr>
            <w:noProof/>
            <w:webHidden/>
          </w:rPr>
          <w:fldChar w:fldCharType="separate"/>
        </w:r>
        <w:r w:rsidR="00FF2A86">
          <w:rPr>
            <w:noProof/>
            <w:webHidden/>
          </w:rPr>
          <w:t>36</w:t>
        </w:r>
        <w:r w:rsidR="00FF2A86">
          <w:rPr>
            <w:noProof/>
            <w:webHidden/>
          </w:rPr>
          <w:fldChar w:fldCharType="end"/>
        </w:r>
      </w:hyperlink>
    </w:p>
    <w:p w14:paraId="7B096138" w14:textId="0C79AC51" w:rsidR="00FF2A86" w:rsidRDefault="002A1EEA">
      <w:pPr>
        <w:pStyle w:val="TableofFigures"/>
        <w:tabs>
          <w:tab w:val="right" w:leader="dot" w:pos="9350"/>
        </w:tabs>
        <w:rPr>
          <w:rFonts w:eastAsiaTheme="minorEastAsia"/>
          <w:noProof/>
          <w:lang w:val="en-US"/>
        </w:rPr>
      </w:pPr>
      <w:hyperlink w:anchor="_Toc68892117" w:history="1">
        <w:r w:rsidR="00FF2A86" w:rsidRPr="00824BC0">
          <w:rPr>
            <w:rStyle w:val="Hyperlink"/>
            <w:noProof/>
          </w:rPr>
          <w:t>Slika 30: Prikaz grozdenja besedil Ivana Cankarja</w:t>
        </w:r>
        <w:r w:rsidR="00FF2A86">
          <w:rPr>
            <w:noProof/>
            <w:webHidden/>
          </w:rPr>
          <w:tab/>
        </w:r>
        <w:r w:rsidR="00FF2A86">
          <w:rPr>
            <w:noProof/>
            <w:webHidden/>
          </w:rPr>
          <w:fldChar w:fldCharType="begin"/>
        </w:r>
        <w:r w:rsidR="00FF2A86">
          <w:rPr>
            <w:noProof/>
            <w:webHidden/>
          </w:rPr>
          <w:instrText xml:space="preserve"> PAGEREF _Toc68892117 \h </w:instrText>
        </w:r>
        <w:r w:rsidR="00FF2A86">
          <w:rPr>
            <w:noProof/>
            <w:webHidden/>
          </w:rPr>
        </w:r>
        <w:r w:rsidR="00FF2A86">
          <w:rPr>
            <w:noProof/>
            <w:webHidden/>
          </w:rPr>
          <w:fldChar w:fldCharType="separate"/>
        </w:r>
        <w:r w:rsidR="00FF2A86">
          <w:rPr>
            <w:noProof/>
            <w:webHidden/>
          </w:rPr>
          <w:t>36</w:t>
        </w:r>
        <w:r w:rsidR="00FF2A86">
          <w:rPr>
            <w:noProof/>
            <w:webHidden/>
          </w:rPr>
          <w:fldChar w:fldCharType="end"/>
        </w:r>
      </w:hyperlink>
    </w:p>
    <w:p w14:paraId="31E39542" w14:textId="32D44B69" w:rsidR="00FF2A86" w:rsidRDefault="002A1EEA">
      <w:pPr>
        <w:pStyle w:val="TableofFigures"/>
        <w:tabs>
          <w:tab w:val="right" w:leader="dot" w:pos="9350"/>
        </w:tabs>
        <w:rPr>
          <w:rFonts w:eastAsiaTheme="minorEastAsia"/>
          <w:noProof/>
          <w:lang w:val="en-US"/>
        </w:rPr>
      </w:pPr>
      <w:hyperlink w:anchor="_Toc68892118" w:history="1">
        <w:r w:rsidR="00FF2A86" w:rsidRPr="00824BC0">
          <w:rPr>
            <w:rStyle w:val="Hyperlink"/>
            <w:noProof/>
          </w:rPr>
          <w:t>Slika 31: Prikaz sentimentalne analize del Ivana Cankarja</w:t>
        </w:r>
        <w:r w:rsidR="00FF2A86">
          <w:rPr>
            <w:noProof/>
            <w:webHidden/>
          </w:rPr>
          <w:tab/>
        </w:r>
        <w:r w:rsidR="00FF2A86">
          <w:rPr>
            <w:noProof/>
            <w:webHidden/>
          </w:rPr>
          <w:fldChar w:fldCharType="begin"/>
        </w:r>
        <w:r w:rsidR="00FF2A86">
          <w:rPr>
            <w:noProof/>
            <w:webHidden/>
          </w:rPr>
          <w:instrText xml:space="preserve"> PAGEREF _Toc68892118 \h </w:instrText>
        </w:r>
        <w:r w:rsidR="00FF2A86">
          <w:rPr>
            <w:noProof/>
            <w:webHidden/>
          </w:rPr>
        </w:r>
        <w:r w:rsidR="00FF2A86">
          <w:rPr>
            <w:noProof/>
            <w:webHidden/>
          </w:rPr>
          <w:fldChar w:fldCharType="separate"/>
        </w:r>
        <w:r w:rsidR="00FF2A86">
          <w:rPr>
            <w:noProof/>
            <w:webHidden/>
          </w:rPr>
          <w:t>37</w:t>
        </w:r>
        <w:r w:rsidR="00FF2A86">
          <w:rPr>
            <w:noProof/>
            <w:webHidden/>
          </w:rPr>
          <w:fldChar w:fldCharType="end"/>
        </w:r>
      </w:hyperlink>
    </w:p>
    <w:p w14:paraId="02E1DED2" w14:textId="155DC686" w:rsidR="00FF2A86" w:rsidRDefault="002A1EEA">
      <w:pPr>
        <w:pStyle w:val="TableofFigures"/>
        <w:tabs>
          <w:tab w:val="right" w:leader="dot" w:pos="9350"/>
        </w:tabs>
        <w:rPr>
          <w:rFonts w:eastAsiaTheme="minorEastAsia"/>
          <w:noProof/>
          <w:lang w:val="en-US"/>
        </w:rPr>
      </w:pPr>
      <w:hyperlink w:anchor="_Toc68892119" w:history="1">
        <w:r w:rsidR="00FF2A86" w:rsidRPr="00824BC0">
          <w:rPr>
            <w:rStyle w:val="Hyperlink"/>
            <w:noProof/>
          </w:rPr>
          <w:t>Slika 32: Prikaz sentimentalne analize besedil Antona Tomaža Linharta</w:t>
        </w:r>
        <w:r w:rsidR="00FF2A86">
          <w:rPr>
            <w:noProof/>
            <w:webHidden/>
          </w:rPr>
          <w:tab/>
        </w:r>
        <w:r w:rsidR="00FF2A86">
          <w:rPr>
            <w:noProof/>
            <w:webHidden/>
          </w:rPr>
          <w:fldChar w:fldCharType="begin"/>
        </w:r>
        <w:r w:rsidR="00FF2A86">
          <w:rPr>
            <w:noProof/>
            <w:webHidden/>
          </w:rPr>
          <w:instrText xml:space="preserve"> PAGEREF _Toc68892119 \h </w:instrText>
        </w:r>
        <w:r w:rsidR="00FF2A86">
          <w:rPr>
            <w:noProof/>
            <w:webHidden/>
          </w:rPr>
        </w:r>
        <w:r w:rsidR="00FF2A86">
          <w:rPr>
            <w:noProof/>
            <w:webHidden/>
          </w:rPr>
          <w:fldChar w:fldCharType="separate"/>
        </w:r>
        <w:r w:rsidR="00FF2A86">
          <w:rPr>
            <w:noProof/>
            <w:webHidden/>
          </w:rPr>
          <w:t>38</w:t>
        </w:r>
        <w:r w:rsidR="00FF2A86">
          <w:rPr>
            <w:noProof/>
            <w:webHidden/>
          </w:rPr>
          <w:fldChar w:fldCharType="end"/>
        </w:r>
      </w:hyperlink>
    </w:p>
    <w:p w14:paraId="467152E3" w14:textId="77777777" w:rsidR="00CF64AB" w:rsidRDefault="00DD39F9" w:rsidP="00536ABD">
      <w:pPr>
        <w:spacing w:line="360" w:lineRule="auto"/>
        <w:jc w:val="both"/>
        <w:rPr>
          <w:sz w:val="24"/>
          <w:szCs w:val="24"/>
        </w:rPr>
        <w:sectPr w:rsidR="00CF64AB">
          <w:headerReference w:type="default" r:id="rId16"/>
          <w:footerReference w:type="default" r:id="rId17"/>
          <w:pgSz w:w="12240" w:h="15840"/>
          <w:pgMar w:top="1440" w:right="1440" w:bottom="1440" w:left="1440" w:header="720" w:footer="720" w:gutter="0"/>
          <w:cols w:space="720"/>
          <w:docGrid w:linePitch="360"/>
        </w:sectPr>
      </w:pPr>
      <w:r>
        <w:rPr>
          <w:sz w:val="24"/>
          <w:szCs w:val="24"/>
        </w:rPr>
        <w:fldChar w:fldCharType="end"/>
      </w:r>
    </w:p>
    <w:p w14:paraId="29710947" w14:textId="5DE8C8EF" w:rsidR="00A97E60" w:rsidRPr="00536ABD" w:rsidRDefault="00D75523" w:rsidP="00536ABD">
      <w:pPr>
        <w:spacing w:line="360" w:lineRule="auto"/>
        <w:jc w:val="both"/>
        <w:rPr>
          <w:sz w:val="24"/>
          <w:szCs w:val="24"/>
        </w:rPr>
      </w:pPr>
      <w:r w:rsidRPr="630554BB">
        <w:rPr>
          <w:sz w:val="24"/>
          <w:szCs w:val="24"/>
        </w:rPr>
        <w:br w:type="page"/>
      </w:r>
    </w:p>
    <w:p w14:paraId="2C469E72" w14:textId="1647A9A5" w:rsidR="00733E30" w:rsidRPr="00427720" w:rsidRDefault="00733E30" w:rsidP="00C35303">
      <w:pPr>
        <w:pStyle w:val="Heading1"/>
        <w:numPr>
          <w:ilvl w:val="0"/>
          <w:numId w:val="0"/>
        </w:numPr>
        <w:ind w:left="432" w:hanging="432"/>
      </w:pPr>
      <w:bookmarkStart w:id="2" w:name="_Toc65656655"/>
      <w:bookmarkStart w:id="3" w:name="_Toc68195995"/>
      <w:bookmarkStart w:id="4" w:name="_Toc68642411"/>
      <w:bookmarkStart w:id="5" w:name="_Toc68892120"/>
      <w:r w:rsidRPr="00427720">
        <w:lastRenderedPageBreak/>
        <w:t>Povzetek</w:t>
      </w:r>
      <w:bookmarkEnd w:id="2"/>
      <w:bookmarkEnd w:id="3"/>
      <w:bookmarkEnd w:id="4"/>
      <w:bookmarkEnd w:id="5"/>
    </w:p>
    <w:p w14:paraId="2E6E9173" w14:textId="18EBC580" w:rsidR="00733E30" w:rsidRPr="008F00C2" w:rsidRDefault="00536ABD" w:rsidP="3E4D22A9">
      <w:pPr>
        <w:spacing w:line="360" w:lineRule="auto"/>
        <w:jc w:val="both"/>
        <w:rPr>
          <w:sz w:val="24"/>
          <w:szCs w:val="24"/>
        </w:rPr>
      </w:pPr>
      <w:r>
        <w:rPr>
          <w:sz w:val="24"/>
          <w:szCs w:val="24"/>
        </w:rPr>
        <w:t>V pričujoči</w:t>
      </w:r>
      <w:r w:rsidR="5B40D2F5" w:rsidRPr="3E4D22A9">
        <w:rPr>
          <w:sz w:val="24"/>
          <w:szCs w:val="24"/>
        </w:rPr>
        <w:t xml:space="preserve"> nalog</w:t>
      </w:r>
      <w:r>
        <w:rPr>
          <w:sz w:val="24"/>
          <w:szCs w:val="24"/>
        </w:rPr>
        <w:t>i</w:t>
      </w:r>
      <w:r w:rsidR="5B40D2F5" w:rsidRPr="3E4D22A9">
        <w:rPr>
          <w:sz w:val="24"/>
          <w:szCs w:val="24"/>
        </w:rPr>
        <w:t xml:space="preserve"> </w:t>
      </w:r>
      <w:r w:rsidR="4DB92EF5" w:rsidRPr="3E4D22A9">
        <w:rPr>
          <w:sz w:val="24"/>
          <w:szCs w:val="24"/>
        </w:rPr>
        <w:t>smo</w:t>
      </w:r>
      <w:r w:rsidR="00EB06C5">
        <w:rPr>
          <w:sz w:val="24"/>
          <w:szCs w:val="24"/>
        </w:rPr>
        <w:t xml:space="preserve"> predstavili </w:t>
      </w:r>
      <w:r w:rsidR="00F16CCD">
        <w:rPr>
          <w:sz w:val="24"/>
          <w:szCs w:val="24"/>
        </w:rPr>
        <w:t>podatkovno rudarjenje</w:t>
      </w:r>
      <w:r w:rsidR="006F79A7">
        <w:rPr>
          <w:sz w:val="24"/>
          <w:szCs w:val="24"/>
        </w:rPr>
        <w:t xml:space="preserve">, </w:t>
      </w:r>
      <w:r w:rsidR="00AA23B3">
        <w:rPr>
          <w:sz w:val="24"/>
          <w:szCs w:val="24"/>
        </w:rPr>
        <w:t xml:space="preserve">osredotočili smo se na oblak besed, sentimentalno analizo in </w:t>
      </w:r>
      <w:r w:rsidR="0064589F">
        <w:rPr>
          <w:sz w:val="24"/>
          <w:szCs w:val="24"/>
        </w:rPr>
        <w:t xml:space="preserve">tematsko modeliranje. </w:t>
      </w:r>
      <w:r w:rsidR="009D0F7E">
        <w:rPr>
          <w:sz w:val="24"/>
          <w:szCs w:val="24"/>
        </w:rPr>
        <w:t>Prav tako smo pre</w:t>
      </w:r>
      <w:r w:rsidR="00FA07E9">
        <w:rPr>
          <w:sz w:val="24"/>
          <w:szCs w:val="24"/>
        </w:rPr>
        <w:t>d</w:t>
      </w:r>
      <w:r w:rsidR="009D0F7E">
        <w:rPr>
          <w:sz w:val="24"/>
          <w:szCs w:val="24"/>
        </w:rPr>
        <w:t xml:space="preserve">stavili </w:t>
      </w:r>
      <w:r w:rsidR="008757EC">
        <w:rPr>
          <w:sz w:val="24"/>
          <w:szCs w:val="24"/>
        </w:rPr>
        <w:t>programsko okolje Orange</w:t>
      </w:r>
      <w:r w:rsidR="007670FE">
        <w:rPr>
          <w:sz w:val="24"/>
          <w:szCs w:val="24"/>
        </w:rPr>
        <w:t xml:space="preserve"> in </w:t>
      </w:r>
      <w:r w:rsidR="00F15259">
        <w:rPr>
          <w:sz w:val="24"/>
          <w:szCs w:val="24"/>
        </w:rPr>
        <w:t>delo v njem</w:t>
      </w:r>
      <w:r w:rsidR="008757EC">
        <w:rPr>
          <w:sz w:val="24"/>
          <w:szCs w:val="24"/>
        </w:rPr>
        <w:t>.</w:t>
      </w:r>
      <w:r w:rsidR="4DB92EF5" w:rsidRPr="3E4D22A9">
        <w:rPr>
          <w:sz w:val="24"/>
          <w:szCs w:val="24"/>
        </w:rPr>
        <w:t xml:space="preserve"> </w:t>
      </w:r>
      <w:r w:rsidR="004723D7" w:rsidRPr="21A715F3">
        <w:rPr>
          <w:sz w:val="24"/>
          <w:szCs w:val="24"/>
        </w:rPr>
        <w:t>A</w:t>
      </w:r>
      <w:r w:rsidR="5B40D2F5" w:rsidRPr="21A715F3">
        <w:rPr>
          <w:sz w:val="24"/>
          <w:szCs w:val="24"/>
        </w:rPr>
        <w:t>naliz</w:t>
      </w:r>
      <w:r w:rsidR="00EA6249" w:rsidRPr="21A715F3">
        <w:rPr>
          <w:sz w:val="24"/>
          <w:szCs w:val="24"/>
        </w:rPr>
        <w:t>ira</w:t>
      </w:r>
      <w:r w:rsidR="617CB2B8" w:rsidRPr="21A715F3">
        <w:rPr>
          <w:sz w:val="24"/>
          <w:szCs w:val="24"/>
        </w:rPr>
        <w:t>li</w:t>
      </w:r>
      <w:r w:rsidR="617CB2B8" w:rsidRPr="739C9FC9">
        <w:rPr>
          <w:sz w:val="24"/>
          <w:szCs w:val="24"/>
        </w:rPr>
        <w:t xml:space="preserve"> </w:t>
      </w:r>
      <w:r w:rsidR="00D07788">
        <w:rPr>
          <w:sz w:val="24"/>
          <w:szCs w:val="24"/>
        </w:rPr>
        <w:t>smo</w:t>
      </w:r>
      <w:r w:rsidR="617CB2B8" w:rsidRPr="3E4D22A9">
        <w:rPr>
          <w:sz w:val="24"/>
          <w:szCs w:val="24"/>
        </w:rPr>
        <w:t xml:space="preserve"> literarna</w:t>
      </w:r>
      <w:r w:rsidR="5B40D2F5" w:rsidRPr="3E4D22A9">
        <w:rPr>
          <w:sz w:val="24"/>
          <w:szCs w:val="24"/>
        </w:rPr>
        <w:t xml:space="preserve"> besedi</w:t>
      </w:r>
      <w:r w:rsidR="00EA6249" w:rsidRPr="3E4D22A9">
        <w:rPr>
          <w:sz w:val="24"/>
          <w:szCs w:val="24"/>
        </w:rPr>
        <w:t>la</w:t>
      </w:r>
      <w:r w:rsidR="00D76FA4">
        <w:rPr>
          <w:sz w:val="24"/>
          <w:szCs w:val="24"/>
        </w:rPr>
        <w:t xml:space="preserve"> kanonskih slovenskih avtorjev, </w:t>
      </w:r>
      <w:r w:rsidR="00D76FA4" w:rsidRPr="3E4D22A9">
        <w:rPr>
          <w:sz w:val="24"/>
          <w:szCs w:val="24"/>
        </w:rPr>
        <w:t xml:space="preserve">Franceta </w:t>
      </w:r>
      <w:commentRangeStart w:id="6"/>
      <w:r w:rsidR="00D76FA4" w:rsidRPr="3E4D22A9">
        <w:rPr>
          <w:sz w:val="24"/>
          <w:szCs w:val="24"/>
        </w:rPr>
        <w:t>Prešerna, Ivana Cankarja ter Antona Tomaža Linharta</w:t>
      </w:r>
      <w:r w:rsidR="009C1BD8">
        <w:rPr>
          <w:sz w:val="24"/>
          <w:szCs w:val="24"/>
        </w:rPr>
        <w:t>,</w:t>
      </w:r>
      <w:r w:rsidR="00EA6249" w:rsidRPr="3E4D22A9">
        <w:rPr>
          <w:sz w:val="24"/>
          <w:szCs w:val="24"/>
        </w:rPr>
        <w:t xml:space="preserve"> </w:t>
      </w:r>
      <w:r w:rsidR="00242087" w:rsidRPr="679CA8CE">
        <w:rPr>
          <w:sz w:val="24"/>
          <w:szCs w:val="24"/>
        </w:rPr>
        <w:t xml:space="preserve">in </w:t>
      </w:r>
      <w:r w:rsidR="00906C56" w:rsidRPr="679CA8CE">
        <w:rPr>
          <w:sz w:val="24"/>
          <w:szCs w:val="24"/>
        </w:rPr>
        <w:t xml:space="preserve">preverjali </w:t>
      </w:r>
      <w:r w:rsidR="003E687B" w:rsidRPr="679CA8CE">
        <w:rPr>
          <w:sz w:val="24"/>
          <w:szCs w:val="24"/>
        </w:rPr>
        <w:t>uporabnost tovrstne metode</w:t>
      </w:r>
      <w:r w:rsidR="5B40D2F5" w:rsidRPr="679CA8CE">
        <w:rPr>
          <w:sz w:val="24"/>
          <w:szCs w:val="24"/>
        </w:rPr>
        <w:t>.</w:t>
      </w:r>
      <w:commentRangeStart w:id="7"/>
      <w:commentRangeEnd w:id="7"/>
      <w:r w:rsidR="0067621B" w:rsidDel="004427A7">
        <w:rPr>
          <w:rStyle w:val="CommentReference"/>
        </w:rPr>
        <w:commentReference w:id="7"/>
      </w:r>
      <w:r w:rsidR="00BF17A3">
        <w:rPr>
          <w:sz w:val="24"/>
          <w:szCs w:val="24"/>
        </w:rPr>
        <w:t xml:space="preserve"> </w:t>
      </w:r>
      <w:commentRangeEnd w:id="6"/>
      <w:r>
        <w:rPr>
          <w:rStyle w:val="CommentReference"/>
        </w:rPr>
        <w:commentReference w:id="6"/>
      </w:r>
      <w:r w:rsidR="00B64D37">
        <w:rPr>
          <w:sz w:val="24"/>
          <w:szCs w:val="24"/>
        </w:rPr>
        <w:t xml:space="preserve">Potrdili smo uporabnost </w:t>
      </w:r>
      <w:r w:rsidR="00EA5113">
        <w:rPr>
          <w:sz w:val="24"/>
          <w:szCs w:val="24"/>
        </w:rPr>
        <w:t xml:space="preserve">podatkovnega rudarjenja s </w:t>
      </w:r>
      <w:r w:rsidR="00443981">
        <w:rPr>
          <w:sz w:val="24"/>
          <w:szCs w:val="24"/>
        </w:rPr>
        <w:t xml:space="preserve">programom Orange, vendar </w:t>
      </w:r>
      <w:r w:rsidR="00664F6C">
        <w:rPr>
          <w:sz w:val="24"/>
          <w:szCs w:val="24"/>
        </w:rPr>
        <w:t>spoznali</w:t>
      </w:r>
      <w:r w:rsidR="00725238">
        <w:rPr>
          <w:sz w:val="24"/>
          <w:szCs w:val="24"/>
        </w:rPr>
        <w:t xml:space="preserve">, da </w:t>
      </w:r>
      <w:r w:rsidR="005044E8">
        <w:rPr>
          <w:sz w:val="24"/>
          <w:szCs w:val="24"/>
        </w:rPr>
        <w:t>nekater</w:t>
      </w:r>
      <w:r w:rsidR="000E5D34">
        <w:rPr>
          <w:sz w:val="24"/>
          <w:szCs w:val="24"/>
        </w:rPr>
        <w:t xml:space="preserve">e metode zahtevajo več </w:t>
      </w:r>
      <w:r w:rsidR="006F7739">
        <w:rPr>
          <w:sz w:val="24"/>
          <w:szCs w:val="24"/>
        </w:rPr>
        <w:t>časa pri pripravi besedil na analizo</w:t>
      </w:r>
      <w:r w:rsidR="00CE6504">
        <w:rPr>
          <w:sz w:val="24"/>
          <w:szCs w:val="24"/>
        </w:rPr>
        <w:t>.</w:t>
      </w:r>
      <w:r w:rsidR="00901D09">
        <w:rPr>
          <w:sz w:val="24"/>
          <w:szCs w:val="24"/>
        </w:rPr>
        <w:t xml:space="preserve"> Zaradi tega </w:t>
      </w:r>
      <w:r w:rsidR="00945F23">
        <w:rPr>
          <w:sz w:val="24"/>
          <w:szCs w:val="24"/>
        </w:rPr>
        <w:t xml:space="preserve">moramo biti pri rezultatih pozorni oz. </w:t>
      </w:r>
      <w:r w:rsidR="00570D22">
        <w:rPr>
          <w:sz w:val="24"/>
          <w:szCs w:val="24"/>
        </w:rPr>
        <w:t xml:space="preserve">moramo ponoviti postopek </w:t>
      </w:r>
      <w:r w:rsidR="005C55B2">
        <w:rPr>
          <w:sz w:val="24"/>
          <w:szCs w:val="24"/>
        </w:rPr>
        <w:t xml:space="preserve">priprave besedila in </w:t>
      </w:r>
      <w:r w:rsidR="00570D22">
        <w:rPr>
          <w:sz w:val="24"/>
          <w:szCs w:val="24"/>
        </w:rPr>
        <w:t>analize.</w:t>
      </w:r>
    </w:p>
    <w:p w14:paraId="367AC9F6" w14:textId="1EEF5C0A" w:rsidR="006A7B2D" w:rsidRDefault="00EA6DA7" w:rsidP="00536ABD">
      <w:pPr>
        <w:spacing w:line="360" w:lineRule="auto"/>
        <w:jc w:val="both"/>
        <w:rPr>
          <w:sz w:val="24"/>
          <w:szCs w:val="24"/>
        </w:rPr>
      </w:pPr>
      <w:commentRangeStart w:id="8"/>
      <w:commentRangeEnd w:id="8"/>
      <w:r>
        <w:commentReference w:id="8"/>
      </w:r>
      <w:r w:rsidR="35A24773" w:rsidRPr="00E71239">
        <w:rPr>
          <w:b/>
          <w:sz w:val="24"/>
          <w:szCs w:val="24"/>
        </w:rPr>
        <w:t>Ključne besede:</w:t>
      </w:r>
      <w:r w:rsidR="35A24773" w:rsidRPr="3E4D22A9">
        <w:rPr>
          <w:sz w:val="24"/>
          <w:szCs w:val="24"/>
        </w:rPr>
        <w:t xml:space="preserve"> </w:t>
      </w:r>
      <w:r w:rsidR="00F524E6" w:rsidRPr="3FDB026C">
        <w:rPr>
          <w:sz w:val="24"/>
          <w:szCs w:val="24"/>
        </w:rPr>
        <w:t>podatkovno</w:t>
      </w:r>
      <w:r w:rsidR="00F524E6">
        <w:rPr>
          <w:sz w:val="24"/>
          <w:szCs w:val="24"/>
        </w:rPr>
        <w:t xml:space="preserve"> rudarjenje</w:t>
      </w:r>
      <w:r w:rsidR="00536ABD" w:rsidRPr="00536ABD">
        <w:rPr>
          <w:sz w:val="24"/>
          <w:szCs w:val="24"/>
        </w:rPr>
        <w:t xml:space="preserve">, </w:t>
      </w:r>
      <w:r w:rsidR="002F6E7B" w:rsidRPr="00536ABD">
        <w:rPr>
          <w:sz w:val="24"/>
          <w:szCs w:val="24"/>
        </w:rPr>
        <w:t>Orange</w:t>
      </w:r>
      <w:r w:rsidR="00536ABD" w:rsidRPr="00536ABD">
        <w:rPr>
          <w:sz w:val="24"/>
          <w:szCs w:val="24"/>
        </w:rPr>
        <w:t xml:space="preserve">, </w:t>
      </w:r>
      <w:r w:rsidR="00F524E6" w:rsidRPr="3FDB026C">
        <w:rPr>
          <w:sz w:val="24"/>
          <w:szCs w:val="24"/>
        </w:rPr>
        <w:t>s</w:t>
      </w:r>
      <w:r w:rsidR="002F6E7B" w:rsidRPr="3FDB026C">
        <w:rPr>
          <w:sz w:val="24"/>
          <w:szCs w:val="24"/>
        </w:rPr>
        <w:t>lovenska</w:t>
      </w:r>
      <w:r w:rsidR="002F6E7B" w:rsidRPr="00536ABD">
        <w:rPr>
          <w:sz w:val="24"/>
          <w:szCs w:val="24"/>
        </w:rPr>
        <w:t xml:space="preserve"> literatura</w:t>
      </w:r>
      <w:r w:rsidR="00536ABD">
        <w:rPr>
          <w:sz w:val="24"/>
          <w:szCs w:val="24"/>
        </w:rPr>
        <w:t xml:space="preserve">, </w:t>
      </w:r>
      <w:r w:rsidR="00501B30">
        <w:rPr>
          <w:sz w:val="24"/>
          <w:szCs w:val="24"/>
        </w:rPr>
        <w:t>programska vizualizacija literature</w:t>
      </w:r>
      <w:r w:rsidR="00706360">
        <w:rPr>
          <w:sz w:val="24"/>
          <w:szCs w:val="24"/>
        </w:rPr>
        <w:t>, sentimentalna analiza, oblak besed</w:t>
      </w:r>
    </w:p>
    <w:p w14:paraId="68A50CF7" w14:textId="66249C5E" w:rsidR="006A7B2D" w:rsidRDefault="00E71239" w:rsidP="00E71239">
      <w:pPr>
        <w:rPr>
          <w:sz w:val="24"/>
          <w:szCs w:val="24"/>
        </w:rPr>
      </w:pPr>
      <w:r>
        <w:rPr>
          <w:sz w:val="24"/>
          <w:szCs w:val="24"/>
        </w:rPr>
        <w:br w:type="page"/>
      </w:r>
    </w:p>
    <w:p w14:paraId="3EB6DC5F" w14:textId="754F5C59" w:rsidR="00927F37" w:rsidRDefault="00927F37" w:rsidP="00927F37">
      <w:pPr>
        <w:pStyle w:val="Heading1"/>
        <w:numPr>
          <w:ilvl w:val="0"/>
          <w:numId w:val="0"/>
        </w:numPr>
        <w:ind w:left="432" w:hanging="432"/>
        <w:rPr>
          <w:lang w:val="en-GB"/>
        </w:rPr>
      </w:pPr>
      <w:bookmarkStart w:id="9" w:name="_Toc68892121"/>
      <w:r w:rsidRPr="00927F37">
        <w:rPr>
          <w:lang w:val="en-GB"/>
        </w:rPr>
        <w:lastRenderedPageBreak/>
        <w:t>Abstract</w:t>
      </w:r>
      <w:bookmarkEnd w:id="9"/>
    </w:p>
    <w:p w14:paraId="25EFA310" w14:textId="3004E3E5" w:rsidR="00887EB0" w:rsidRDefault="00887EB0" w:rsidP="00887EB0">
      <w:pPr>
        <w:spacing w:line="360" w:lineRule="auto"/>
        <w:jc w:val="both"/>
        <w:rPr>
          <w:sz w:val="24"/>
          <w:szCs w:val="24"/>
          <w:lang w:val="en-GB"/>
        </w:rPr>
      </w:pPr>
      <w:r w:rsidRPr="74EDFD5A">
        <w:rPr>
          <w:sz w:val="24"/>
          <w:szCs w:val="24"/>
          <w:lang w:val="en-GB"/>
        </w:rPr>
        <w:t>In this paper, we have rese</w:t>
      </w:r>
      <w:r w:rsidR="00E71239" w:rsidRPr="74EDFD5A">
        <w:rPr>
          <w:sz w:val="24"/>
          <w:szCs w:val="24"/>
          <w:lang w:val="en-GB"/>
        </w:rPr>
        <w:t xml:space="preserve">arched data mining. </w:t>
      </w:r>
      <w:r w:rsidR="192D91BC" w:rsidRPr="74EDFD5A">
        <w:rPr>
          <w:sz w:val="24"/>
          <w:szCs w:val="24"/>
          <w:lang w:val="en-GB"/>
        </w:rPr>
        <w:t>Ou</w:t>
      </w:r>
      <w:r w:rsidR="0085494D">
        <w:rPr>
          <w:sz w:val="24"/>
          <w:szCs w:val="24"/>
          <w:lang w:val="en-GB"/>
        </w:rPr>
        <w:t>r</w:t>
      </w:r>
      <w:r w:rsidR="192D91BC" w:rsidRPr="74EDFD5A">
        <w:rPr>
          <w:sz w:val="24"/>
          <w:szCs w:val="24"/>
          <w:lang w:val="en-GB"/>
        </w:rPr>
        <w:t xml:space="preserve"> focus was</w:t>
      </w:r>
      <w:r w:rsidRPr="74EDFD5A">
        <w:rPr>
          <w:sz w:val="24"/>
          <w:szCs w:val="24"/>
          <w:lang w:val="en-GB"/>
        </w:rPr>
        <w:t xml:space="preserve"> on</w:t>
      </w:r>
      <w:r w:rsidR="00E71239" w:rsidRPr="74EDFD5A">
        <w:rPr>
          <w:sz w:val="24"/>
          <w:szCs w:val="24"/>
          <w:lang w:val="en-GB"/>
        </w:rPr>
        <w:t xml:space="preserve"> </w:t>
      </w:r>
      <w:proofErr w:type="gramStart"/>
      <w:r w:rsidR="00E71239" w:rsidRPr="74EDFD5A">
        <w:rPr>
          <w:sz w:val="24"/>
          <w:szCs w:val="24"/>
          <w:lang w:val="en-GB"/>
        </w:rPr>
        <w:t>Orange</w:t>
      </w:r>
      <w:proofErr w:type="gramEnd"/>
      <w:r w:rsidRPr="74EDFD5A">
        <w:rPr>
          <w:sz w:val="24"/>
          <w:szCs w:val="24"/>
          <w:lang w:val="en-GB"/>
        </w:rPr>
        <w:t xml:space="preserve"> modules word cloud, sentiment analysis an</w:t>
      </w:r>
      <w:r w:rsidR="00E71239" w:rsidRPr="74EDFD5A">
        <w:rPr>
          <w:sz w:val="24"/>
          <w:szCs w:val="24"/>
          <w:lang w:val="en-GB"/>
        </w:rPr>
        <w:t>d topic modulation. We represented</w:t>
      </w:r>
      <w:r w:rsidRPr="74EDFD5A">
        <w:rPr>
          <w:sz w:val="24"/>
          <w:szCs w:val="24"/>
          <w:lang w:val="en-GB"/>
        </w:rPr>
        <w:t xml:space="preserve"> the software environment Orange and work in it. With the help of </w:t>
      </w:r>
      <w:proofErr w:type="gramStart"/>
      <w:r w:rsidRPr="74EDFD5A">
        <w:rPr>
          <w:sz w:val="24"/>
          <w:szCs w:val="24"/>
          <w:lang w:val="en-GB"/>
        </w:rPr>
        <w:t>Orange</w:t>
      </w:r>
      <w:proofErr w:type="gramEnd"/>
      <w:r w:rsidRPr="74EDFD5A">
        <w:rPr>
          <w:sz w:val="24"/>
          <w:szCs w:val="24"/>
          <w:lang w:val="en-GB"/>
        </w:rPr>
        <w:t xml:space="preserve"> software, we analysed the canonical literature of Slovenian authors. These Slovenian authors are France </w:t>
      </w:r>
      <w:proofErr w:type="spellStart"/>
      <w:r w:rsidRPr="74EDFD5A">
        <w:rPr>
          <w:sz w:val="24"/>
          <w:szCs w:val="24"/>
          <w:lang w:val="en-GB"/>
        </w:rPr>
        <w:t>Prešeren</w:t>
      </w:r>
      <w:proofErr w:type="spellEnd"/>
      <w:r w:rsidRPr="74EDFD5A">
        <w:rPr>
          <w:sz w:val="24"/>
          <w:szCs w:val="24"/>
          <w:lang w:val="en-GB"/>
        </w:rPr>
        <w:t xml:space="preserve">, Ivan </w:t>
      </w:r>
      <w:proofErr w:type="spellStart"/>
      <w:r w:rsidRPr="74EDFD5A">
        <w:rPr>
          <w:sz w:val="24"/>
          <w:szCs w:val="24"/>
          <w:lang w:val="en-GB"/>
        </w:rPr>
        <w:t>Cankar</w:t>
      </w:r>
      <w:proofErr w:type="spellEnd"/>
      <w:r w:rsidRPr="74EDFD5A">
        <w:rPr>
          <w:sz w:val="24"/>
          <w:szCs w:val="24"/>
          <w:lang w:val="en-GB"/>
        </w:rPr>
        <w:t xml:space="preserve"> and Anton </w:t>
      </w:r>
      <w:proofErr w:type="spellStart"/>
      <w:r w:rsidRPr="74EDFD5A">
        <w:rPr>
          <w:sz w:val="24"/>
          <w:szCs w:val="24"/>
          <w:lang w:val="en-GB"/>
        </w:rPr>
        <w:t>Tomaž</w:t>
      </w:r>
      <w:proofErr w:type="spellEnd"/>
      <w:r w:rsidRPr="74EDFD5A">
        <w:rPr>
          <w:sz w:val="24"/>
          <w:szCs w:val="24"/>
          <w:lang w:val="en-GB"/>
        </w:rPr>
        <w:t xml:space="preserve"> </w:t>
      </w:r>
      <w:proofErr w:type="spellStart"/>
      <w:r w:rsidRPr="74EDFD5A">
        <w:rPr>
          <w:sz w:val="24"/>
          <w:szCs w:val="24"/>
          <w:lang w:val="en-GB"/>
        </w:rPr>
        <w:t>Linhart</w:t>
      </w:r>
      <w:proofErr w:type="spellEnd"/>
      <w:r w:rsidRPr="74EDFD5A">
        <w:rPr>
          <w:sz w:val="24"/>
          <w:szCs w:val="24"/>
          <w:lang w:val="en-GB"/>
        </w:rPr>
        <w:t>. We affirmed productive usage of data mining with software Orange. Learn that some texts must still be prepared by hand before processed with software for further analysis. Notice that sometimes we must recheck the results and repeat the preparation process before making conclusions about the literature.</w:t>
      </w:r>
    </w:p>
    <w:p w14:paraId="4758EFAF" w14:textId="2DE72069" w:rsidR="00E71239" w:rsidRPr="00887EB0" w:rsidRDefault="00E71239" w:rsidP="00887EB0">
      <w:pPr>
        <w:spacing w:line="360" w:lineRule="auto"/>
        <w:jc w:val="both"/>
        <w:rPr>
          <w:sz w:val="24"/>
          <w:lang w:val="en-GB"/>
        </w:rPr>
      </w:pPr>
      <w:r w:rsidRPr="00E71239">
        <w:rPr>
          <w:b/>
          <w:sz w:val="24"/>
          <w:lang w:val="en-GB"/>
        </w:rPr>
        <w:t>Keywords:</w:t>
      </w:r>
      <w:r w:rsidRPr="00E71239">
        <w:rPr>
          <w:sz w:val="24"/>
          <w:lang w:val="en-GB"/>
        </w:rPr>
        <w:t xml:space="preserve"> data mining, Orange, Slovenian literature, software visualization of literature, sentimental analysis, word cloud.</w:t>
      </w:r>
    </w:p>
    <w:p w14:paraId="3EF047E3" w14:textId="77777777" w:rsidR="006A7B2D" w:rsidRDefault="006A7B2D" w:rsidP="00536ABD">
      <w:pPr>
        <w:spacing w:line="360" w:lineRule="auto"/>
        <w:jc w:val="both"/>
        <w:rPr>
          <w:sz w:val="24"/>
          <w:szCs w:val="24"/>
        </w:rPr>
        <w:sectPr w:rsidR="006A7B2D" w:rsidSect="00D07788">
          <w:headerReference w:type="default" r:id="rId18"/>
          <w:type w:val="continuous"/>
          <w:pgSz w:w="12240" w:h="15840"/>
          <w:pgMar w:top="1440" w:right="1440" w:bottom="1440" w:left="1440" w:header="720" w:footer="720" w:gutter="0"/>
          <w:cols w:space="720"/>
          <w:titlePg/>
          <w:docGrid w:linePitch="360"/>
        </w:sectPr>
      </w:pPr>
    </w:p>
    <w:p w14:paraId="41D15946" w14:textId="17C4D7B6" w:rsidR="00B85F7B" w:rsidRDefault="00B85F7B" w:rsidP="00536ABD">
      <w:pPr>
        <w:spacing w:line="360" w:lineRule="auto"/>
        <w:jc w:val="both"/>
        <w:rPr>
          <w:sz w:val="24"/>
          <w:szCs w:val="24"/>
        </w:rPr>
        <w:sectPr w:rsidR="00B85F7B" w:rsidSect="00CF64AB">
          <w:headerReference w:type="default" r:id="rId19"/>
          <w:type w:val="continuous"/>
          <w:pgSz w:w="12240" w:h="15840"/>
          <w:pgMar w:top="1440" w:right="1440" w:bottom="1440" w:left="1440" w:header="720" w:footer="720" w:gutter="0"/>
          <w:cols w:space="720"/>
          <w:docGrid w:linePitch="360"/>
        </w:sectPr>
      </w:pPr>
    </w:p>
    <w:p w14:paraId="24D07DCE" w14:textId="62FB9987" w:rsidR="009711F1" w:rsidRPr="00D12D66" w:rsidRDefault="009711F1" w:rsidP="00351580">
      <w:pPr>
        <w:pStyle w:val="Heading1"/>
      </w:pPr>
      <w:bookmarkStart w:id="10" w:name="_Toc68642412"/>
      <w:bookmarkStart w:id="11" w:name="_Toc68892122"/>
      <w:bookmarkStart w:id="12" w:name="_Toc65656656"/>
      <w:bookmarkStart w:id="13" w:name="_Toc68195996"/>
      <w:r w:rsidRPr="00D12D66">
        <w:lastRenderedPageBreak/>
        <w:t>Uvod</w:t>
      </w:r>
      <w:bookmarkEnd w:id="10"/>
      <w:bookmarkEnd w:id="11"/>
    </w:p>
    <w:bookmarkEnd w:id="12"/>
    <w:bookmarkEnd w:id="13"/>
    <w:p w14:paraId="613ED032" w14:textId="2954619E" w:rsidR="0016784B" w:rsidRDefault="3129480D" w:rsidP="3E4D22A9">
      <w:pPr>
        <w:spacing w:line="360" w:lineRule="auto"/>
        <w:jc w:val="both"/>
        <w:rPr>
          <w:sz w:val="24"/>
          <w:szCs w:val="24"/>
        </w:rPr>
      </w:pPr>
      <w:r w:rsidRPr="3E4D22A9">
        <w:rPr>
          <w:sz w:val="24"/>
          <w:szCs w:val="24"/>
        </w:rPr>
        <w:t xml:space="preserve">Interpretacija </w:t>
      </w:r>
      <w:r w:rsidR="03C7484C" w:rsidRPr="3E4D22A9">
        <w:rPr>
          <w:sz w:val="24"/>
          <w:szCs w:val="24"/>
        </w:rPr>
        <w:t>besedil je navadno zahteven postopek, ki se ga učimo v srednji in osnovni šoli</w:t>
      </w:r>
      <w:r w:rsidR="002F260F" w:rsidRPr="20192B98">
        <w:rPr>
          <w:sz w:val="24"/>
          <w:szCs w:val="24"/>
        </w:rPr>
        <w:t xml:space="preserve"> pri </w:t>
      </w:r>
      <w:r w:rsidR="00332A77" w:rsidRPr="20192B98">
        <w:rPr>
          <w:sz w:val="24"/>
          <w:szCs w:val="24"/>
        </w:rPr>
        <w:t xml:space="preserve">pouku književnosti pri </w:t>
      </w:r>
      <w:r w:rsidR="002F260F" w:rsidRPr="20192B98">
        <w:rPr>
          <w:sz w:val="24"/>
          <w:szCs w:val="24"/>
        </w:rPr>
        <w:t>slovenščini</w:t>
      </w:r>
      <w:r w:rsidR="03C7484C" w:rsidRPr="3E4D22A9">
        <w:rPr>
          <w:sz w:val="24"/>
          <w:szCs w:val="24"/>
        </w:rPr>
        <w:t>.</w:t>
      </w:r>
      <w:r w:rsidR="03C7484C" w:rsidDel="00AE5ED8">
        <w:rPr>
          <w:sz w:val="24"/>
          <w:szCs w:val="24"/>
        </w:rPr>
        <w:t xml:space="preserve"> </w:t>
      </w:r>
      <w:r w:rsidR="63B55C0A" w:rsidRPr="3E4D22A9">
        <w:rPr>
          <w:sz w:val="24"/>
          <w:szCs w:val="24"/>
        </w:rPr>
        <w:t xml:space="preserve">S tem znanjem lahko razumemo zahtevnejša besedila ter lažje razločimo njihov pomen. </w:t>
      </w:r>
      <w:r w:rsidR="6CC21655" w:rsidRPr="3E4D22A9">
        <w:rPr>
          <w:sz w:val="24"/>
          <w:szCs w:val="24"/>
        </w:rPr>
        <w:t xml:space="preserve">Eno izmed </w:t>
      </w:r>
      <w:r w:rsidR="00E531A2">
        <w:rPr>
          <w:sz w:val="24"/>
          <w:szCs w:val="24"/>
        </w:rPr>
        <w:t>zahtevnejših</w:t>
      </w:r>
      <w:r w:rsidR="00E531A2" w:rsidRPr="3E4D22A9">
        <w:rPr>
          <w:sz w:val="24"/>
          <w:szCs w:val="24"/>
        </w:rPr>
        <w:t xml:space="preserve"> </w:t>
      </w:r>
      <w:r w:rsidR="6CC21655" w:rsidRPr="3E4D22A9">
        <w:rPr>
          <w:sz w:val="24"/>
          <w:szCs w:val="24"/>
        </w:rPr>
        <w:t>besedil, ki jih obravnavamo v drugem letniku srednje šole</w:t>
      </w:r>
      <w:r w:rsidR="749507E9" w:rsidRPr="3E4D22A9">
        <w:rPr>
          <w:sz w:val="24"/>
          <w:szCs w:val="24"/>
        </w:rPr>
        <w:t>,</w:t>
      </w:r>
      <w:r w:rsidR="6CC21655" w:rsidRPr="3E4D22A9">
        <w:rPr>
          <w:sz w:val="24"/>
          <w:szCs w:val="24"/>
        </w:rPr>
        <w:t xml:space="preserve"> je </w:t>
      </w:r>
      <w:r w:rsidR="6CC21655" w:rsidRPr="00536ABD">
        <w:rPr>
          <w:i/>
          <w:sz w:val="24"/>
          <w:szCs w:val="24"/>
        </w:rPr>
        <w:t>Krst pri Savici</w:t>
      </w:r>
      <w:r w:rsidR="6CC21655" w:rsidRPr="3E4D22A9">
        <w:rPr>
          <w:sz w:val="24"/>
          <w:szCs w:val="24"/>
        </w:rPr>
        <w:t xml:space="preserve">. </w:t>
      </w:r>
      <w:r w:rsidR="00E71239">
        <w:rPr>
          <w:sz w:val="24"/>
          <w:szCs w:val="24"/>
        </w:rPr>
        <w:t xml:space="preserve">To besedilo smo natančneje pregledali s </w:t>
      </w:r>
      <w:r w:rsidR="7C133778" w:rsidRPr="3E4D22A9">
        <w:rPr>
          <w:sz w:val="24"/>
          <w:szCs w:val="24"/>
        </w:rPr>
        <w:t>programom Orange</w:t>
      </w:r>
      <w:r w:rsidR="00E71239">
        <w:rPr>
          <w:sz w:val="24"/>
          <w:szCs w:val="24"/>
        </w:rPr>
        <w:t>.</w:t>
      </w:r>
      <w:r w:rsidR="6CC21655" w:rsidRPr="739C9FC9">
        <w:rPr>
          <w:sz w:val="24"/>
          <w:szCs w:val="24"/>
        </w:rPr>
        <w:t xml:space="preserve"> </w:t>
      </w:r>
      <w:r w:rsidR="00E71239">
        <w:rPr>
          <w:sz w:val="24"/>
          <w:szCs w:val="24"/>
        </w:rPr>
        <w:t xml:space="preserve">Program Orange nam pripomore k hitrejšemu </w:t>
      </w:r>
      <w:r w:rsidR="00D11514">
        <w:rPr>
          <w:sz w:val="24"/>
          <w:szCs w:val="24"/>
        </w:rPr>
        <w:t>iskanju</w:t>
      </w:r>
      <w:r w:rsidR="7C133778" w:rsidRPr="3E4D22A9">
        <w:rPr>
          <w:sz w:val="24"/>
          <w:szCs w:val="24"/>
        </w:rPr>
        <w:t xml:space="preserve"> tematske besede ter </w:t>
      </w:r>
      <w:r w:rsidR="00D11514">
        <w:rPr>
          <w:sz w:val="24"/>
          <w:szCs w:val="24"/>
        </w:rPr>
        <w:t>razbiranju vzdušja v literarnem delu</w:t>
      </w:r>
      <w:r w:rsidR="557CE27B" w:rsidRPr="739C9FC9">
        <w:rPr>
          <w:sz w:val="24"/>
          <w:szCs w:val="24"/>
        </w:rPr>
        <w:t>.</w:t>
      </w:r>
      <w:r w:rsidR="557CE27B" w:rsidRPr="3E4D22A9">
        <w:rPr>
          <w:sz w:val="24"/>
          <w:szCs w:val="24"/>
        </w:rPr>
        <w:t xml:space="preserve"> </w:t>
      </w:r>
      <w:r w:rsidR="0014306B">
        <w:rPr>
          <w:sz w:val="24"/>
          <w:szCs w:val="24"/>
        </w:rPr>
        <w:t xml:space="preserve">Čeprav dijaki oz. študentje le redko pomislijo na analizo besedil s pomočjo podatkovnega rudarjenja, je to izredno priporočen pripomoček za hitro in lažje razumevanje besedil. </w:t>
      </w:r>
    </w:p>
    <w:p w14:paraId="4376D564" w14:textId="2CEA4857" w:rsidR="006B1F74" w:rsidRDefault="00AE4810" w:rsidP="3E4D22A9">
      <w:pPr>
        <w:spacing w:line="360" w:lineRule="auto"/>
        <w:jc w:val="both"/>
        <w:rPr>
          <w:sz w:val="24"/>
          <w:szCs w:val="24"/>
        </w:rPr>
      </w:pPr>
      <w:r w:rsidRPr="34004E3E">
        <w:rPr>
          <w:sz w:val="24"/>
          <w:szCs w:val="24"/>
        </w:rPr>
        <w:t>Predmet</w:t>
      </w:r>
      <w:r>
        <w:rPr>
          <w:sz w:val="24"/>
          <w:szCs w:val="24"/>
        </w:rPr>
        <w:t xml:space="preserve"> analize</w:t>
      </w:r>
      <w:r w:rsidR="00C60588">
        <w:rPr>
          <w:sz w:val="24"/>
          <w:szCs w:val="24"/>
        </w:rPr>
        <w:t xml:space="preserve"> pričujočega dela predstavljajo literarna dela Franceta Prešerna, Antona Tomaža Linharta in Ivana Cankarja</w:t>
      </w:r>
      <w:r w:rsidR="002F3340">
        <w:rPr>
          <w:sz w:val="24"/>
          <w:szCs w:val="24"/>
        </w:rPr>
        <w:t>, ki</w:t>
      </w:r>
      <w:r w:rsidR="00C60588" w:rsidRPr="6BFC5F18">
        <w:rPr>
          <w:sz w:val="24"/>
          <w:szCs w:val="24"/>
        </w:rPr>
        <w:t xml:space="preserve"> </w:t>
      </w:r>
      <w:r w:rsidR="002F3340" w:rsidRPr="6BFC5F18">
        <w:rPr>
          <w:sz w:val="24"/>
          <w:szCs w:val="24"/>
        </w:rPr>
        <w:t>s</w:t>
      </w:r>
      <w:r w:rsidR="00C60588" w:rsidRPr="6BFC5F18">
        <w:rPr>
          <w:sz w:val="24"/>
          <w:szCs w:val="24"/>
        </w:rPr>
        <w:t>kupaj</w:t>
      </w:r>
      <w:r w:rsidR="00C60588">
        <w:rPr>
          <w:sz w:val="24"/>
          <w:szCs w:val="24"/>
        </w:rPr>
        <w:t xml:space="preserve"> tvorijo ogromno </w:t>
      </w:r>
      <w:r w:rsidR="00652029">
        <w:rPr>
          <w:sz w:val="24"/>
          <w:szCs w:val="24"/>
        </w:rPr>
        <w:t xml:space="preserve">bazo </w:t>
      </w:r>
      <w:r w:rsidR="00C60588">
        <w:rPr>
          <w:sz w:val="24"/>
          <w:szCs w:val="24"/>
        </w:rPr>
        <w:t>besedil</w:t>
      </w:r>
      <w:r w:rsidR="00652029">
        <w:rPr>
          <w:sz w:val="24"/>
          <w:szCs w:val="24"/>
        </w:rPr>
        <w:t xml:space="preserve"> oz. korpus</w:t>
      </w:r>
      <w:r w:rsidR="00C60588" w:rsidRPr="6BFC5F18">
        <w:rPr>
          <w:sz w:val="24"/>
          <w:szCs w:val="24"/>
        </w:rPr>
        <w:t>.</w:t>
      </w:r>
      <w:r w:rsidR="00C60588">
        <w:rPr>
          <w:sz w:val="24"/>
          <w:szCs w:val="24"/>
        </w:rPr>
        <w:t xml:space="preserve"> Večina njihovih literarnih del je prosto dostopnih v različnih oblikah besedilnih dokumentov</w:t>
      </w:r>
      <w:r w:rsidR="003F42A9">
        <w:rPr>
          <w:sz w:val="24"/>
          <w:szCs w:val="24"/>
        </w:rPr>
        <w:t xml:space="preserve">, vendar jih je </w:t>
      </w:r>
      <w:r w:rsidR="00D11514">
        <w:rPr>
          <w:sz w:val="24"/>
          <w:szCs w:val="24"/>
        </w:rPr>
        <w:t>potrebno</w:t>
      </w:r>
      <w:r w:rsidR="003F42A9" w:rsidRPr="739C9FC9">
        <w:rPr>
          <w:sz w:val="24"/>
          <w:szCs w:val="24"/>
        </w:rPr>
        <w:t xml:space="preserve"> </w:t>
      </w:r>
      <w:r w:rsidR="00D11514">
        <w:rPr>
          <w:sz w:val="24"/>
          <w:szCs w:val="24"/>
        </w:rPr>
        <w:t>za</w:t>
      </w:r>
      <w:r w:rsidR="003F42A9">
        <w:rPr>
          <w:sz w:val="24"/>
          <w:szCs w:val="24"/>
        </w:rPr>
        <w:t xml:space="preserve"> analizo </w:t>
      </w:r>
      <w:r w:rsidR="00640CD5">
        <w:rPr>
          <w:sz w:val="24"/>
          <w:szCs w:val="24"/>
        </w:rPr>
        <w:t xml:space="preserve">ustrezno </w:t>
      </w:r>
      <w:r w:rsidR="002E7E20">
        <w:rPr>
          <w:sz w:val="24"/>
          <w:szCs w:val="24"/>
        </w:rPr>
        <w:t>pripraviti</w:t>
      </w:r>
      <w:r w:rsidR="008452E5">
        <w:rPr>
          <w:sz w:val="24"/>
          <w:szCs w:val="24"/>
        </w:rPr>
        <w:t>,</w:t>
      </w:r>
      <w:r w:rsidR="00130FBA">
        <w:rPr>
          <w:sz w:val="24"/>
          <w:szCs w:val="24"/>
        </w:rPr>
        <w:t xml:space="preserve"> kar pa</w:t>
      </w:r>
      <w:r w:rsidR="00ED63D8">
        <w:rPr>
          <w:sz w:val="24"/>
          <w:szCs w:val="24"/>
        </w:rPr>
        <w:t xml:space="preserve"> je postopek, ki ga je </w:t>
      </w:r>
      <w:r w:rsidR="000B24D5">
        <w:rPr>
          <w:sz w:val="24"/>
          <w:szCs w:val="24"/>
        </w:rPr>
        <w:t>težje</w:t>
      </w:r>
      <w:r w:rsidR="00ED63D8">
        <w:rPr>
          <w:sz w:val="24"/>
          <w:szCs w:val="24"/>
        </w:rPr>
        <w:t xml:space="preserve"> </w:t>
      </w:r>
      <w:r w:rsidR="004D4206">
        <w:rPr>
          <w:sz w:val="24"/>
          <w:szCs w:val="24"/>
        </w:rPr>
        <w:t>avtomatizirati</w:t>
      </w:r>
      <w:r w:rsidR="00C60588" w:rsidDel="00F75844">
        <w:rPr>
          <w:sz w:val="24"/>
          <w:szCs w:val="24"/>
        </w:rPr>
        <w:t xml:space="preserve">. </w:t>
      </w:r>
      <w:r w:rsidR="00F2075A">
        <w:rPr>
          <w:sz w:val="24"/>
          <w:szCs w:val="24"/>
        </w:rPr>
        <w:t xml:space="preserve">Kanonska besedila </w:t>
      </w:r>
      <w:r w:rsidR="00C60588">
        <w:rPr>
          <w:sz w:val="24"/>
          <w:szCs w:val="24"/>
        </w:rPr>
        <w:t xml:space="preserve">so za </w:t>
      </w:r>
      <w:r w:rsidR="00F2075A">
        <w:rPr>
          <w:sz w:val="24"/>
          <w:szCs w:val="24"/>
        </w:rPr>
        <w:t>bralce</w:t>
      </w:r>
      <w:r w:rsidR="00C60588" w:rsidDel="00F2075A">
        <w:rPr>
          <w:sz w:val="24"/>
          <w:szCs w:val="24"/>
        </w:rPr>
        <w:t xml:space="preserve"> </w:t>
      </w:r>
      <w:r w:rsidR="00C60588">
        <w:rPr>
          <w:sz w:val="24"/>
          <w:szCs w:val="24"/>
        </w:rPr>
        <w:t>zahtevnejša</w:t>
      </w:r>
      <w:r w:rsidR="00993189">
        <w:rPr>
          <w:sz w:val="24"/>
          <w:szCs w:val="24"/>
        </w:rPr>
        <w:t xml:space="preserve"> od trivialne literature</w:t>
      </w:r>
      <w:r w:rsidR="00015DC4">
        <w:rPr>
          <w:sz w:val="24"/>
          <w:szCs w:val="24"/>
        </w:rPr>
        <w:t>,</w:t>
      </w:r>
      <w:r w:rsidR="00C60588">
        <w:rPr>
          <w:sz w:val="24"/>
          <w:szCs w:val="24"/>
        </w:rPr>
        <w:t xml:space="preserve"> zato potrebujejo dlje časa</w:t>
      </w:r>
      <w:r w:rsidR="00015DC4">
        <w:rPr>
          <w:sz w:val="24"/>
          <w:szCs w:val="24"/>
        </w:rPr>
        <w:t>,</w:t>
      </w:r>
      <w:r w:rsidR="00C60588">
        <w:rPr>
          <w:sz w:val="24"/>
          <w:szCs w:val="24"/>
        </w:rPr>
        <w:t xml:space="preserve"> da </w:t>
      </w:r>
      <w:r w:rsidR="00993189">
        <w:rPr>
          <w:sz w:val="24"/>
          <w:szCs w:val="24"/>
        </w:rPr>
        <w:t xml:space="preserve">jih </w:t>
      </w:r>
      <w:r w:rsidR="00C60588">
        <w:rPr>
          <w:sz w:val="24"/>
          <w:szCs w:val="24"/>
        </w:rPr>
        <w:t>razumejo</w:t>
      </w:r>
      <w:r w:rsidR="00CA50A1">
        <w:rPr>
          <w:sz w:val="24"/>
          <w:szCs w:val="24"/>
        </w:rPr>
        <w:t xml:space="preserve"> oz. dešifrirajo</w:t>
      </w:r>
      <w:r w:rsidR="00C60588" w:rsidRPr="6BFC5F18">
        <w:rPr>
          <w:sz w:val="24"/>
          <w:szCs w:val="24"/>
        </w:rPr>
        <w:t>.</w:t>
      </w:r>
      <w:r w:rsidR="00705328">
        <w:rPr>
          <w:sz w:val="24"/>
          <w:szCs w:val="24"/>
        </w:rPr>
        <w:t xml:space="preserve"> Postopek </w:t>
      </w:r>
      <w:r w:rsidR="008C05E5">
        <w:rPr>
          <w:sz w:val="24"/>
          <w:szCs w:val="24"/>
        </w:rPr>
        <w:t>bi morda olajšal</w:t>
      </w:r>
      <w:r w:rsidR="007E65AF">
        <w:rPr>
          <w:sz w:val="24"/>
          <w:szCs w:val="24"/>
        </w:rPr>
        <w:t>i</w:t>
      </w:r>
      <w:r w:rsidR="00FF7AC3">
        <w:rPr>
          <w:sz w:val="24"/>
          <w:szCs w:val="24"/>
        </w:rPr>
        <w:t xml:space="preserve"> re</w:t>
      </w:r>
      <w:r w:rsidR="00775134">
        <w:rPr>
          <w:sz w:val="24"/>
          <w:szCs w:val="24"/>
        </w:rPr>
        <w:t xml:space="preserve">zultati podatkovnega rudarjenja, npr. </w:t>
      </w:r>
      <w:r w:rsidR="00775134" w:rsidRPr="6BFC5F18">
        <w:rPr>
          <w:sz w:val="24"/>
          <w:szCs w:val="24"/>
        </w:rPr>
        <w:t>oblak besed</w:t>
      </w:r>
      <w:r w:rsidR="004A78A3" w:rsidRPr="6BFC5F18">
        <w:rPr>
          <w:sz w:val="24"/>
          <w:szCs w:val="24"/>
        </w:rPr>
        <w:t xml:space="preserve">, </w:t>
      </w:r>
      <w:r w:rsidR="00C652A3" w:rsidRPr="6BFC5F18">
        <w:rPr>
          <w:sz w:val="24"/>
          <w:szCs w:val="24"/>
        </w:rPr>
        <w:t>ustvarjanje katerih nam omogoča</w:t>
      </w:r>
      <w:r w:rsidR="00C60588" w:rsidRPr="6BFC5F18">
        <w:rPr>
          <w:sz w:val="24"/>
          <w:szCs w:val="24"/>
        </w:rPr>
        <w:t xml:space="preserve"> </w:t>
      </w:r>
      <w:r w:rsidR="00C60588" w:rsidRPr="44EBE29A">
        <w:rPr>
          <w:sz w:val="24"/>
          <w:szCs w:val="24"/>
        </w:rPr>
        <w:t>program</w:t>
      </w:r>
      <w:r w:rsidR="00C60588" w:rsidRPr="6BFC5F18">
        <w:rPr>
          <w:sz w:val="24"/>
          <w:szCs w:val="24"/>
        </w:rPr>
        <w:t xml:space="preserve"> Orange. </w:t>
      </w:r>
      <w:r w:rsidR="006B1F74">
        <w:rPr>
          <w:sz w:val="24"/>
          <w:szCs w:val="24"/>
        </w:rPr>
        <w:t xml:space="preserve">Takšne metode predstavljajo </w:t>
      </w:r>
      <w:r w:rsidR="00C87EEC">
        <w:rPr>
          <w:sz w:val="24"/>
          <w:szCs w:val="24"/>
        </w:rPr>
        <w:t>nov,</w:t>
      </w:r>
      <w:r w:rsidR="00D3554B">
        <w:rPr>
          <w:sz w:val="24"/>
          <w:szCs w:val="24"/>
        </w:rPr>
        <w:t xml:space="preserve"> alternativen</w:t>
      </w:r>
      <w:r w:rsidR="009142EF">
        <w:rPr>
          <w:sz w:val="24"/>
          <w:szCs w:val="24"/>
        </w:rPr>
        <w:t>, do zdaj še skorajda neraziskan</w:t>
      </w:r>
      <w:r w:rsidR="00D3554B">
        <w:rPr>
          <w:sz w:val="24"/>
          <w:szCs w:val="24"/>
        </w:rPr>
        <w:t xml:space="preserve"> </w:t>
      </w:r>
      <w:r w:rsidR="00FB37F3">
        <w:rPr>
          <w:sz w:val="24"/>
          <w:szCs w:val="24"/>
        </w:rPr>
        <w:t>način vstopa v svet književnosti.</w:t>
      </w:r>
      <w:r w:rsidR="00D44F52">
        <w:rPr>
          <w:sz w:val="24"/>
          <w:szCs w:val="24"/>
        </w:rPr>
        <w:t xml:space="preserve"> </w:t>
      </w:r>
    </w:p>
    <w:p w14:paraId="2B6183EE" w14:textId="7EBA64C8" w:rsidR="00733E30" w:rsidRPr="00623E07" w:rsidRDefault="00C60588" w:rsidP="3E4D22A9">
      <w:pPr>
        <w:spacing w:line="360" w:lineRule="auto"/>
        <w:jc w:val="both"/>
        <w:rPr>
          <w:sz w:val="24"/>
          <w:szCs w:val="24"/>
        </w:rPr>
      </w:pPr>
      <w:r w:rsidRPr="44EBE29A">
        <w:rPr>
          <w:rFonts w:asciiTheme="majorHAnsi" w:eastAsiaTheme="majorEastAsia" w:hAnsiTheme="majorHAnsi" w:cstheme="majorBidi"/>
          <w:color w:val="2F5496" w:themeColor="accent1" w:themeShade="BF"/>
          <w:sz w:val="24"/>
          <w:szCs w:val="24"/>
        </w:rPr>
        <w:br w:type="page"/>
      </w:r>
    </w:p>
    <w:p w14:paraId="1843DFF8" w14:textId="79987C3F" w:rsidR="009711F1" w:rsidRPr="00427720" w:rsidRDefault="3E84ABD0" w:rsidP="44EBE29A">
      <w:pPr>
        <w:pStyle w:val="Heading1"/>
        <w:rPr>
          <w:rFonts w:eastAsiaTheme="minorEastAsia" w:cstheme="minorBidi"/>
        </w:rPr>
      </w:pPr>
      <w:bookmarkStart w:id="14" w:name="_Toc68642413"/>
      <w:bookmarkStart w:id="15" w:name="_Toc68892123"/>
      <w:r w:rsidRPr="00427720">
        <w:lastRenderedPageBreak/>
        <w:t>Teoretični del</w:t>
      </w:r>
      <w:bookmarkEnd w:id="14"/>
      <w:bookmarkEnd w:id="15"/>
    </w:p>
    <w:p w14:paraId="41F53E83" w14:textId="6D3BA92E" w:rsidR="3E84ABD0" w:rsidRPr="00351580" w:rsidRDefault="00D14709">
      <w:pPr>
        <w:pStyle w:val="Heading2"/>
      </w:pPr>
      <w:bookmarkStart w:id="16" w:name="_Toc68892124"/>
      <w:r>
        <w:t>Podatkovno rudarjenje</w:t>
      </w:r>
      <w:commentRangeStart w:id="17"/>
      <w:commentRangeStart w:id="18"/>
      <w:commentRangeStart w:id="19"/>
      <w:commentRangeEnd w:id="17"/>
      <w:r w:rsidR="00D85EDE">
        <w:rPr>
          <w:rStyle w:val="CommentReference"/>
        </w:rPr>
        <w:commentReference w:id="17"/>
      </w:r>
      <w:commentRangeEnd w:id="18"/>
      <w:r w:rsidR="005041DB">
        <w:rPr>
          <w:rStyle w:val="CommentReference"/>
        </w:rPr>
        <w:commentReference w:id="18"/>
      </w:r>
      <w:commentRangeEnd w:id="19"/>
      <w:r w:rsidR="002B5A96">
        <w:rPr>
          <w:rStyle w:val="CommentReference"/>
        </w:rPr>
        <w:commentReference w:id="19"/>
      </w:r>
      <w:bookmarkEnd w:id="16"/>
    </w:p>
    <w:p w14:paraId="177C8983" w14:textId="1839D782" w:rsidR="0050494A" w:rsidRDefault="0050494A" w:rsidP="3E4D22A9">
      <w:pPr>
        <w:spacing w:line="360" w:lineRule="auto"/>
        <w:jc w:val="both"/>
        <w:rPr>
          <w:sz w:val="24"/>
          <w:szCs w:val="24"/>
        </w:rPr>
      </w:pPr>
      <w:r>
        <w:rPr>
          <w:sz w:val="24"/>
          <w:szCs w:val="24"/>
        </w:rPr>
        <w:t>Izraz podatkovno rudarjenje lahko zasledimo tudi pod izrazom odkrivanje podatkov ali odkrivanje znanja. Je</w:t>
      </w:r>
      <w:r w:rsidR="000E112C">
        <w:rPr>
          <w:sz w:val="24"/>
          <w:szCs w:val="24"/>
        </w:rPr>
        <w:t xml:space="preserve"> novodobni</w:t>
      </w:r>
      <w:r>
        <w:rPr>
          <w:sz w:val="24"/>
          <w:szCs w:val="24"/>
        </w:rPr>
        <w:t xml:space="preserve"> p</w:t>
      </w:r>
      <w:r w:rsidR="000054C1">
        <w:rPr>
          <w:sz w:val="24"/>
          <w:szCs w:val="24"/>
        </w:rPr>
        <w:t xml:space="preserve">roces analiziranja podatkov in povzemanje njih v uporabne informacije. </w:t>
      </w:r>
      <w:r w:rsidR="000E112C">
        <w:rPr>
          <w:sz w:val="24"/>
          <w:szCs w:val="24"/>
        </w:rPr>
        <w:t>Podatkovno rudarjenje se v večini primerov izvaja z računalnikom. Neka</w:t>
      </w:r>
      <w:r w:rsidR="001263D3">
        <w:rPr>
          <w:sz w:val="24"/>
          <w:szCs w:val="24"/>
        </w:rPr>
        <w:t>j</w:t>
      </w:r>
      <w:r w:rsidR="000E112C">
        <w:rPr>
          <w:sz w:val="24"/>
          <w:szCs w:val="24"/>
        </w:rPr>
        <w:t xml:space="preserve"> let nazaj </w:t>
      </w:r>
      <w:r w:rsidR="00D11514">
        <w:rPr>
          <w:sz w:val="24"/>
          <w:szCs w:val="24"/>
        </w:rPr>
        <w:t>s</w:t>
      </w:r>
      <w:r w:rsidR="000E112C">
        <w:rPr>
          <w:sz w:val="24"/>
          <w:szCs w:val="24"/>
        </w:rPr>
        <w:t>o bili podatki ročno vneseni v računalnik, zdaj pa to ni več</w:t>
      </w:r>
      <w:r w:rsidR="00007480">
        <w:rPr>
          <w:sz w:val="24"/>
          <w:szCs w:val="24"/>
        </w:rPr>
        <w:t xml:space="preserve"> nujno</w:t>
      </w:r>
      <w:r w:rsidR="000E112C">
        <w:rPr>
          <w:sz w:val="24"/>
          <w:szCs w:val="24"/>
        </w:rPr>
        <w:t xml:space="preserve"> potrebno. Večina podatkov za podatkovno rudarjenje se zdaj zbira preko interneta</w:t>
      </w:r>
      <w:r w:rsidR="00007480">
        <w:rPr>
          <w:sz w:val="24"/>
          <w:szCs w:val="24"/>
        </w:rPr>
        <w:t>,</w:t>
      </w:r>
      <w:r w:rsidR="000E112C">
        <w:rPr>
          <w:sz w:val="24"/>
          <w:szCs w:val="24"/>
        </w:rPr>
        <w:t xml:space="preserve"> in sicer s pomočjo pajkov. Pajki so programi, ki samodejno preiščejo internet ter želene besedilne dokumente in zberejo relevantne podatke.</w:t>
      </w:r>
      <w:r w:rsidR="00DC4BF4">
        <w:rPr>
          <w:sz w:val="24"/>
          <w:szCs w:val="24"/>
        </w:rPr>
        <w:t xml:space="preserve"> </w:t>
      </w:r>
      <w:r w:rsidR="000054C1">
        <w:rPr>
          <w:sz w:val="24"/>
          <w:szCs w:val="24"/>
        </w:rPr>
        <w:t>Programi, ki omogočajo podatkovno rudarjenje</w:t>
      </w:r>
      <w:r w:rsidR="00007480">
        <w:rPr>
          <w:sz w:val="24"/>
          <w:szCs w:val="24"/>
        </w:rPr>
        <w:t xml:space="preserve">, </w:t>
      </w:r>
      <w:r w:rsidR="000054C1">
        <w:rPr>
          <w:sz w:val="24"/>
          <w:szCs w:val="24"/>
        </w:rPr>
        <w:t xml:space="preserve">so še eni izmed številnih analitičnih orodij za analizo podatkov. </w:t>
      </w:r>
      <w:r w:rsidR="00D11514">
        <w:rPr>
          <w:sz w:val="24"/>
          <w:szCs w:val="24"/>
        </w:rPr>
        <w:t>Pravilna podatkovna analiza lahko u</w:t>
      </w:r>
      <w:r w:rsidR="000054C1">
        <w:rPr>
          <w:sz w:val="24"/>
          <w:szCs w:val="24"/>
        </w:rPr>
        <w:t>porabniku predstavi podatke iz različnih pogledov, jih razvrsti v skupine oz. podskupine in prikaže razmerja med njimi.</w:t>
      </w:r>
      <w:r w:rsidR="00D11514">
        <w:rPr>
          <w:sz w:val="24"/>
          <w:szCs w:val="24"/>
        </w:rPr>
        <w:t xml:space="preserve"> Na kratko se p</w:t>
      </w:r>
      <w:r w:rsidR="00A7191B">
        <w:rPr>
          <w:sz w:val="24"/>
          <w:szCs w:val="24"/>
        </w:rPr>
        <w:t>odatkovn</w:t>
      </w:r>
      <w:r w:rsidR="00D11514">
        <w:rPr>
          <w:sz w:val="24"/>
          <w:szCs w:val="24"/>
        </w:rPr>
        <w:t>emu</w:t>
      </w:r>
      <w:r w:rsidR="00A7191B">
        <w:rPr>
          <w:sz w:val="24"/>
          <w:szCs w:val="24"/>
        </w:rPr>
        <w:t xml:space="preserve"> rudarjenju </w:t>
      </w:r>
      <w:r w:rsidR="00D11514">
        <w:rPr>
          <w:sz w:val="24"/>
          <w:szCs w:val="24"/>
        </w:rPr>
        <w:t>lahko reče</w:t>
      </w:r>
      <w:r w:rsidR="00A7191B">
        <w:rPr>
          <w:sz w:val="24"/>
          <w:szCs w:val="24"/>
        </w:rPr>
        <w:t xml:space="preserve"> iskanje povezav ali vzorcev v nekem skupku podatkov.</w:t>
      </w:r>
      <w:r w:rsidR="00DC4BF4">
        <w:rPr>
          <w:sz w:val="24"/>
          <w:szCs w:val="24"/>
        </w:rPr>
        <w:t xml:space="preserve"> </w:t>
      </w:r>
    </w:p>
    <w:p w14:paraId="1117BCCD" w14:textId="09F05C43" w:rsidR="00C71FF1" w:rsidRPr="00007480" w:rsidRDefault="00803E06" w:rsidP="00007480">
      <w:pPr>
        <w:pStyle w:val="Heading3"/>
      </w:pPr>
      <w:bookmarkStart w:id="20" w:name="_Toc68892125"/>
      <w:r w:rsidRPr="00007480">
        <w:t>Lematizacija</w:t>
      </w:r>
      <w:bookmarkEnd w:id="20"/>
    </w:p>
    <w:p w14:paraId="0BB1F24D" w14:textId="6A38CA8F" w:rsidR="000D7C66" w:rsidRDefault="00B27112" w:rsidP="00B27112">
      <w:pPr>
        <w:spacing w:line="360" w:lineRule="auto"/>
        <w:jc w:val="both"/>
        <w:rPr>
          <w:sz w:val="24"/>
          <w:szCs w:val="24"/>
        </w:rPr>
      </w:pPr>
      <w:r>
        <w:rPr>
          <w:sz w:val="24"/>
          <w:szCs w:val="24"/>
        </w:rPr>
        <w:t xml:space="preserve">Pri podatkovni analizi slovničnih besedil se velikokrat srečamo </w:t>
      </w:r>
      <w:r w:rsidR="00D11514">
        <w:rPr>
          <w:sz w:val="24"/>
          <w:szCs w:val="24"/>
        </w:rPr>
        <w:t>s</w:t>
      </w:r>
      <w:r>
        <w:rPr>
          <w:sz w:val="24"/>
          <w:szCs w:val="24"/>
        </w:rPr>
        <w:t xml:space="preserve"> podobno napisanimi besedami z enakim geslom</w:t>
      </w:r>
      <w:r w:rsidRPr="6D0C70CA">
        <w:rPr>
          <w:sz w:val="24"/>
          <w:szCs w:val="24"/>
        </w:rPr>
        <w:t>.</w:t>
      </w:r>
      <w:r>
        <w:rPr>
          <w:sz w:val="24"/>
          <w:szCs w:val="24"/>
        </w:rPr>
        <w:t xml:space="preserve"> Programi ne vidijo podobnosti med takšnimi besedami, zato je potrebna lematizacija besedila. Pri lematizaciji besedila je potrebno najti geslo posameznih besed v besedilu ter zapisati vse besede, ki so bile opredeljene v isto geslo, enako.</w:t>
      </w:r>
      <w:r w:rsidR="00DC4BF4">
        <w:rPr>
          <w:sz w:val="24"/>
          <w:szCs w:val="24"/>
        </w:rPr>
        <w:t xml:space="preserve"> </w:t>
      </w:r>
      <w:r>
        <w:rPr>
          <w:sz w:val="24"/>
          <w:szCs w:val="24"/>
        </w:rPr>
        <w:t>Definicija lematizacije iz SSKJ je določanje besedilnih enot za gesla ali podgesla v slovarju.</w:t>
      </w:r>
      <w:r w:rsidR="00DC4BF4">
        <w:rPr>
          <w:sz w:val="24"/>
          <w:szCs w:val="24"/>
        </w:rPr>
        <w:t xml:space="preserve"> </w:t>
      </w:r>
      <w:r w:rsidR="006A031C">
        <w:rPr>
          <w:sz w:val="24"/>
          <w:szCs w:val="24"/>
        </w:rPr>
        <w:t>Je t</w:t>
      </w:r>
      <w:r w:rsidR="00EF46C8">
        <w:rPr>
          <w:sz w:val="24"/>
          <w:szCs w:val="24"/>
        </w:rPr>
        <w:t>ore</w:t>
      </w:r>
      <w:r w:rsidR="00007480">
        <w:rPr>
          <w:sz w:val="24"/>
          <w:szCs w:val="24"/>
        </w:rPr>
        <w:t>j</w:t>
      </w:r>
      <w:r w:rsidR="00EF46C8">
        <w:rPr>
          <w:sz w:val="24"/>
          <w:szCs w:val="24"/>
        </w:rPr>
        <w:t xml:space="preserve"> proces, ki pretvori besede v njihovo </w:t>
      </w:r>
      <w:r w:rsidR="00AD113D">
        <w:rPr>
          <w:sz w:val="24"/>
          <w:szCs w:val="24"/>
        </w:rPr>
        <w:t>slovarsko</w:t>
      </w:r>
      <w:r w:rsidR="00EF46C8">
        <w:rPr>
          <w:sz w:val="24"/>
          <w:szCs w:val="24"/>
        </w:rPr>
        <w:t xml:space="preserve"> obliko</w:t>
      </w:r>
      <w:r w:rsidR="00B9475B">
        <w:rPr>
          <w:sz w:val="24"/>
          <w:szCs w:val="24"/>
        </w:rPr>
        <w:t xml:space="preserve">, </w:t>
      </w:r>
      <w:r w:rsidR="00F91227">
        <w:rPr>
          <w:sz w:val="24"/>
          <w:szCs w:val="24"/>
        </w:rPr>
        <w:t>smiseln</w:t>
      </w:r>
      <w:r w:rsidR="00EF46C8">
        <w:rPr>
          <w:sz w:val="24"/>
          <w:szCs w:val="24"/>
        </w:rPr>
        <w:t xml:space="preserve"> </w:t>
      </w:r>
      <w:r w:rsidR="00F91227">
        <w:rPr>
          <w:sz w:val="24"/>
          <w:szCs w:val="24"/>
        </w:rPr>
        <w:t xml:space="preserve">je </w:t>
      </w:r>
      <w:r w:rsidR="00EF46C8">
        <w:rPr>
          <w:sz w:val="24"/>
          <w:szCs w:val="24"/>
        </w:rPr>
        <w:t xml:space="preserve">samo pri besednih vrstah, ki so pregibne. </w:t>
      </w:r>
      <w:r w:rsidR="00F91227">
        <w:rPr>
          <w:sz w:val="24"/>
          <w:szCs w:val="24"/>
        </w:rPr>
        <w:t>Podob</w:t>
      </w:r>
      <w:r w:rsidR="002A1DC0">
        <w:rPr>
          <w:sz w:val="24"/>
          <w:szCs w:val="24"/>
        </w:rPr>
        <w:t xml:space="preserve">na metoda je korenjenje, ki v vsako pregibno besedo pretvori v koren. </w:t>
      </w:r>
      <w:r w:rsidR="00EF46C8">
        <w:rPr>
          <w:sz w:val="24"/>
          <w:szCs w:val="24"/>
        </w:rPr>
        <w:t>Razlika med lematizacijo in korenjenjem besede je končni rezultat. Pri lematizaciji je končna beseda vedno slovnično pravilna</w:t>
      </w:r>
      <w:r w:rsidR="00AD113D">
        <w:rPr>
          <w:sz w:val="24"/>
          <w:szCs w:val="24"/>
        </w:rPr>
        <w:t>,</w:t>
      </w:r>
      <w:r w:rsidR="00EF46C8">
        <w:rPr>
          <w:sz w:val="24"/>
          <w:szCs w:val="24"/>
        </w:rPr>
        <w:t xml:space="preserve"> medtem ko pri korenjenju to ne velja. </w:t>
      </w:r>
    </w:p>
    <w:p w14:paraId="2BBC7186" w14:textId="0D2448E4" w:rsidR="000D7C66" w:rsidRDefault="000D7C66" w:rsidP="00B27112">
      <w:pPr>
        <w:spacing w:line="360" w:lineRule="auto"/>
        <w:jc w:val="both"/>
        <w:rPr>
          <w:sz w:val="24"/>
          <w:szCs w:val="24"/>
        </w:rPr>
      </w:pPr>
      <w:r>
        <w:rPr>
          <w:sz w:val="24"/>
          <w:szCs w:val="24"/>
        </w:rPr>
        <w:t xml:space="preserve">Kot primer lahko uporabimo samostalnik </w:t>
      </w:r>
      <w:r w:rsidRPr="00AD113D">
        <w:rPr>
          <w:i/>
          <w:iCs/>
          <w:sz w:val="24"/>
          <w:szCs w:val="24"/>
        </w:rPr>
        <w:t>avto</w:t>
      </w:r>
      <w:r>
        <w:rPr>
          <w:sz w:val="24"/>
          <w:szCs w:val="24"/>
        </w:rPr>
        <w:t>. Pri sklanjatvi besede avto se spreminjajo končnice (</w:t>
      </w:r>
      <w:r w:rsidRPr="00322960">
        <w:rPr>
          <w:i/>
          <w:iCs/>
          <w:sz w:val="24"/>
          <w:szCs w:val="24"/>
        </w:rPr>
        <w:t>avta, avtu, z avtom</w:t>
      </w:r>
      <w:r w:rsidR="00254502">
        <w:rPr>
          <w:sz w:val="24"/>
          <w:szCs w:val="24"/>
        </w:rPr>
        <w:t xml:space="preserve"> itd.</w:t>
      </w:r>
      <w:r>
        <w:rPr>
          <w:sz w:val="24"/>
          <w:szCs w:val="24"/>
        </w:rPr>
        <w:t xml:space="preserve">). Za ljudi je je razumljivo, da tudi z preurejanjem končnice še vedno govorimo o avtu. Pri podatkovni analizi program tega ne prepozna in tolmači </w:t>
      </w:r>
      <w:r w:rsidR="000C1B54">
        <w:rPr>
          <w:sz w:val="24"/>
          <w:szCs w:val="24"/>
        </w:rPr>
        <w:t xml:space="preserve">različne oblike </w:t>
      </w:r>
      <w:r>
        <w:rPr>
          <w:sz w:val="24"/>
          <w:szCs w:val="24"/>
        </w:rPr>
        <w:t xml:space="preserve">besede </w:t>
      </w:r>
      <w:r w:rsidR="000C1B54">
        <w:rPr>
          <w:sz w:val="24"/>
          <w:szCs w:val="24"/>
        </w:rPr>
        <w:t>(</w:t>
      </w:r>
      <w:r w:rsidRPr="000C1B54">
        <w:rPr>
          <w:i/>
          <w:iCs/>
          <w:sz w:val="24"/>
          <w:szCs w:val="24"/>
        </w:rPr>
        <w:t>avta</w:t>
      </w:r>
      <w:r>
        <w:rPr>
          <w:sz w:val="24"/>
          <w:szCs w:val="24"/>
        </w:rPr>
        <w:t xml:space="preserve">, </w:t>
      </w:r>
      <w:r w:rsidRPr="000C1B54">
        <w:rPr>
          <w:i/>
          <w:iCs/>
          <w:sz w:val="24"/>
          <w:szCs w:val="24"/>
        </w:rPr>
        <w:t>avtu</w:t>
      </w:r>
      <w:r>
        <w:rPr>
          <w:sz w:val="24"/>
          <w:szCs w:val="24"/>
        </w:rPr>
        <w:t xml:space="preserve">, </w:t>
      </w:r>
      <w:r w:rsidRPr="000C1B54">
        <w:rPr>
          <w:i/>
          <w:iCs/>
          <w:sz w:val="24"/>
          <w:szCs w:val="24"/>
        </w:rPr>
        <w:t>z avtom</w:t>
      </w:r>
      <w:r w:rsidR="00322960">
        <w:rPr>
          <w:sz w:val="24"/>
          <w:szCs w:val="24"/>
        </w:rPr>
        <w:t>)</w:t>
      </w:r>
      <w:r>
        <w:rPr>
          <w:sz w:val="24"/>
          <w:szCs w:val="24"/>
        </w:rPr>
        <w:t xml:space="preserve"> kot samostojne besede. </w:t>
      </w:r>
    </w:p>
    <w:p w14:paraId="0E496CF2" w14:textId="26DD9168" w:rsidR="00B27112" w:rsidRDefault="000D7C66" w:rsidP="00B27112">
      <w:pPr>
        <w:spacing w:line="360" w:lineRule="auto"/>
        <w:jc w:val="both"/>
        <w:rPr>
          <w:sz w:val="24"/>
          <w:szCs w:val="24"/>
        </w:rPr>
      </w:pPr>
      <w:r>
        <w:rPr>
          <w:sz w:val="24"/>
          <w:szCs w:val="24"/>
        </w:rPr>
        <w:lastRenderedPageBreak/>
        <w:t>Lematizacija ima še vedno mnogo problemov,</w:t>
      </w:r>
      <w:r w:rsidR="005C5843">
        <w:rPr>
          <w:sz w:val="24"/>
          <w:szCs w:val="24"/>
        </w:rPr>
        <w:t xml:space="preserve"> kot je pretvarjanje besed, ki se zaradi </w:t>
      </w:r>
      <w:r w:rsidR="00FF129F">
        <w:rPr>
          <w:sz w:val="24"/>
          <w:szCs w:val="24"/>
        </w:rPr>
        <w:t>pravopisnih pravil</w:t>
      </w:r>
      <w:r w:rsidR="005C5843">
        <w:rPr>
          <w:sz w:val="24"/>
          <w:szCs w:val="24"/>
        </w:rPr>
        <w:t xml:space="preserve"> (npr. na začetku </w:t>
      </w:r>
      <w:r w:rsidR="00FF129F">
        <w:rPr>
          <w:sz w:val="24"/>
          <w:szCs w:val="24"/>
        </w:rPr>
        <w:t>povedi</w:t>
      </w:r>
      <w:r w:rsidR="005C5843">
        <w:rPr>
          <w:sz w:val="24"/>
          <w:szCs w:val="24"/>
        </w:rPr>
        <w:t>) pišejo z veliko</w:t>
      </w:r>
      <w:r w:rsidR="00FF129F">
        <w:rPr>
          <w:sz w:val="24"/>
          <w:szCs w:val="24"/>
        </w:rPr>
        <w:t xml:space="preserve"> začetnico</w:t>
      </w:r>
      <w:r w:rsidR="005C5843">
        <w:rPr>
          <w:sz w:val="24"/>
          <w:szCs w:val="24"/>
        </w:rPr>
        <w:t>. Take besede program ne bo uvrstil pod enak sklop, saj je eno napisano z veliko</w:t>
      </w:r>
      <w:r w:rsidR="00190C18">
        <w:rPr>
          <w:sz w:val="24"/>
          <w:szCs w:val="24"/>
        </w:rPr>
        <w:t>,</w:t>
      </w:r>
      <w:r w:rsidR="005C5843">
        <w:rPr>
          <w:sz w:val="24"/>
          <w:szCs w:val="24"/>
        </w:rPr>
        <w:t xml:space="preserve"> drugo pa z malo začetnico.</w:t>
      </w:r>
    </w:p>
    <w:p w14:paraId="35EDA1F2" w14:textId="26769F4E" w:rsidR="00803E06" w:rsidRPr="00DD1B6B" w:rsidRDefault="00803E06" w:rsidP="00803E06">
      <w:pPr>
        <w:rPr>
          <w:b/>
        </w:rPr>
      </w:pPr>
    </w:p>
    <w:p w14:paraId="5FBDAF5B" w14:textId="47AC2A6C" w:rsidR="00803E06" w:rsidRPr="00DD1B6B" w:rsidRDefault="00803E06" w:rsidP="00007480">
      <w:pPr>
        <w:pStyle w:val="Heading3"/>
      </w:pPr>
      <w:bookmarkStart w:id="21" w:name="_Toc68892126"/>
      <w:r w:rsidRPr="00DD1B6B">
        <w:t>Oblak besed</w:t>
      </w:r>
      <w:bookmarkEnd w:id="21"/>
    </w:p>
    <w:p w14:paraId="0E8F9E99" w14:textId="588023C6" w:rsidR="00B460A8" w:rsidRDefault="00E529E8" w:rsidP="000B54AE">
      <w:pPr>
        <w:spacing w:line="360" w:lineRule="auto"/>
        <w:jc w:val="both"/>
        <w:rPr>
          <w:sz w:val="24"/>
          <w:szCs w:val="24"/>
        </w:rPr>
      </w:pPr>
      <w:r w:rsidRPr="006B1084">
        <w:rPr>
          <w:sz w:val="24"/>
          <w:szCs w:val="24"/>
        </w:rPr>
        <w:t xml:space="preserve">Oblak besed </w:t>
      </w:r>
      <w:r w:rsidR="00B460A8">
        <w:rPr>
          <w:sz w:val="24"/>
          <w:szCs w:val="24"/>
        </w:rPr>
        <w:t>je grafična vizualizacija</w:t>
      </w:r>
      <w:r w:rsidRPr="006B1084">
        <w:rPr>
          <w:sz w:val="24"/>
          <w:szCs w:val="24"/>
        </w:rPr>
        <w:t xml:space="preserve"> frekvence ponavljajočih besed znotraj besedila. </w:t>
      </w:r>
      <w:r w:rsidR="006B1084" w:rsidRPr="006B1084">
        <w:rPr>
          <w:sz w:val="24"/>
          <w:szCs w:val="24"/>
        </w:rPr>
        <w:t xml:space="preserve">Te besede nam lahko predstavljajo </w:t>
      </w:r>
      <w:r w:rsidR="000129D7">
        <w:rPr>
          <w:sz w:val="24"/>
          <w:szCs w:val="24"/>
        </w:rPr>
        <w:t xml:space="preserve">literarno </w:t>
      </w:r>
      <w:r w:rsidR="000A499E">
        <w:rPr>
          <w:sz w:val="24"/>
          <w:szCs w:val="24"/>
        </w:rPr>
        <w:t>osrednje</w:t>
      </w:r>
      <w:r w:rsidR="005C103D">
        <w:rPr>
          <w:sz w:val="24"/>
          <w:szCs w:val="24"/>
        </w:rPr>
        <w:t xml:space="preserve"> </w:t>
      </w:r>
      <w:r w:rsidR="00AC2154">
        <w:rPr>
          <w:sz w:val="24"/>
          <w:szCs w:val="24"/>
        </w:rPr>
        <w:t>motive</w:t>
      </w:r>
      <w:r w:rsidR="00146FF0">
        <w:rPr>
          <w:sz w:val="24"/>
          <w:szCs w:val="24"/>
        </w:rPr>
        <w:t>, simbole</w:t>
      </w:r>
      <w:r w:rsidR="000A499E">
        <w:rPr>
          <w:sz w:val="24"/>
          <w:szCs w:val="24"/>
        </w:rPr>
        <w:t>, snov</w:t>
      </w:r>
      <w:r w:rsidR="00146FF0">
        <w:rPr>
          <w:sz w:val="24"/>
          <w:szCs w:val="24"/>
        </w:rPr>
        <w:t xml:space="preserve"> in</w:t>
      </w:r>
      <w:r w:rsidR="00AC2154">
        <w:rPr>
          <w:sz w:val="24"/>
          <w:szCs w:val="24"/>
        </w:rPr>
        <w:t xml:space="preserve"> tem</w:t>
      </w:r>
      <w:r w:rsidR="00146FF0">
        <w:rPr>
          <w:sz w:val="24"/>
          <w:szCs w:val="24"/>
        </w:rPr>
        <w:t>atiko</w:t>
      </w:r>
      <w:r w:rsidR="006B1084" w:rsidRPr="006B1084">
        <w:rPr>
          <w:sz w:val="24"/>
          <w:szCs w:val="24"/>
        </w:rPr>
        <w:t xml:space="preserve">. </w:t>
      </w:r>
      <w:r w:rsidR="00EE43F9">
        <w:rPr>
          <w:sz w:val="24"/>
          <w:szCs w:val="24"/>
        </w:rPr>
        <w:t xml:space="preserve">Pri vstavljanju besedil v modul oblak besed je </w:t>
      </w:r>
      <w:r w:rsidR="00E2601C">
        <w:rPr>
          <w:sz w:val="24"/>
          <w:szCs w:val="24"/>
        </w:rPr>
        <w:t>treba</w:t>
      </w:r>
      <w:r w:rsidR="00B460A8">
        <w:rPr>
          <w:sz w:val="24"/>
          <w:szCs w:val="24"/>
        </w:rPr>
        <w:t xml:space="preserve"> biti pozoren, da je besedilo pravilno urejeno</w:t>
      </w:r>
      <w:r w:rsidR="00EE43F9">
        <w:rPr>
          <w:sz w:val="24"/>
          <w:szCs w:val="24"/>
        </w:rPr>
        <w:t>.</w:t>
      </w:r>
      <w:r w:rsidR="00B460A8">
        <w:rPr>
          <w:sz w:val="24"/>
          <w:szCs w:val="24"/>
        </w:rPr>
        <w:t xml:space="preserve"> Besedilo mora biti urejeno na sledeč način:</w:t>
      </w:r>
    </w:p>
    <w:p w14:paraId="5FFFD128" w14:textId="3E08A6CD" w:rsidR="00B460A8" w:rsidRDefault="00B460A8" w:rsidP="000B54AE">
      <w:pPr>
        <w:pStyle w:val="ListParagraph"/>
        <w:numPr>
          <w:ilvl w:val="0"/>
          <w:numId w:val="23"/>
        </w:numPr>
        <w:spacing w:line="360" w:lineRule="auto"/>
        <w:jc w:val="both"/>
        <w:rPr>
          <w:sz w:val="24"/>
        </w:rPr>
      </w:pPr>
      <w:r>
        <w:rPr>
          <w:sz w:val="24"/>
        </w:rPr>
        <w:t>Razdeliti besedilo na posamezne člene oz. besede (</w:t>
      </w:r>
      <w:r w:rsidR="00706880">
        <w:rPr>
          <w:sz w:val="24"/>
        </w:rPr>
        <w:t>angl.</w:t>
      </w:r>
      <w:r>
        <w:rPr>
          <w:sz w:val="24"/>
        </w:rPr>
        <w:t xml:space="preserve"> tokenize text).</w:t>
      </w:r>
    </w:p>
    <w:p w14:paraId="7407E7FC" w14:textId="77090CE2" w:rsidR="00B460A8" w:rsidRDefault="00B460A8" w:rsidP="000B54AE">
      <w:pPr>
        <w:pStyle w:val="ListParagraph"/>
        <w:numPr>
          <w:ilvl w:val="0"/>
          <w:numId w:val="23"/>
        </w:numPr>
        <w:spacing w:line="360" w:lineRule="auto"/>
        <w:jc w:val="both"/>
        <w:rPr>
          <w:sz w:val="24"/>
        </w:rPr>
      </w:pPr>
      <w:r>
        <w:rPr>
          <w:sz w:val="24"/>
        </w:rPr>
        <w:t>Odstranjevanje veznikov in drugih ne čustvenih besed (</w:t>
      </w:r>
      <w:r w:rsidR="00706880">
        <w:rPr>
          <w:sz w:val="24"/>
        </w:rPr>
        <w:t>angl.</w:t>
      </w:r>
      <w:r>
        <w:rPr>
          <w:sz w:val="24"/>
        </w:rPr>
        <w:t xml:space="preserve"> stop wor</w:t>
      </w:r>
      <w:r w:rsidR="00C11B6C">
        <w:rPr>
          <w:sz w:val="24"/>
        </w:rPr>
        <w:t>d</w:t>
      </w:r>
      <w:r>
        <w:rPr>
          <w:sz w:val="24"/>
        </w:rPr>
        <w:t>s removal).</w:t>
      </w:r>
    </w:p>
    <w:p w14:paraId="6E5BA36F" w14:textId="06772631" w:rsidR="00B460A8" w:rsidRDefault="00B460A8" w:rsidP="000B54AE">
      <w:pPr>
        <w:pStyle w:val="ListParagraph"/>
        <w:numPr>
          <w:ilvl w:val="0"/>
          <w:numId w:val="23"/>
        </w:numPr>
        <w:spacing w:line="360" w:lineRule="auto"/>
        <w:jc w:val="both"/>
        <w:rPr>
          <w:sz w:val="24"/>
        </w:rPr>
      </w:pPr>
      <w:r>
        <w:rPr>
          <w:sz w:val="24"/>
        </w:rPr>
        <w:t>Odstranitev naglasov, potrebno paziti, da se ne odstrani šumnikov (</w:t>
      </w:r>
      <w:r w:rsidR="00706880">
        <w:rPr>
          <w:sz w:val="24"/>
        </w:rPr>
        <w:t>angl.</w:t>
      </w:r>
      <w:r>
        <w:rPr>
          <w:sz w:val="24"/>
        </w:rPr>
        <w:t xml:space="preserve"> </w:t>
      </w:r>
      <w:r w:rsidR="00C11B6C">
        <w:rPr>
          <w:sz w:val="24"/>
        </w:rPr>
        <w:t>p</w:t>
      </w:r>
      <w:r>
        <w:rPr>
          <w:sz w:val="24"/>
        </w:rPr>
        <w:t>unctuation removal).</w:t>
      </w:r>
    </w:p>
    <w:p w14:paraId="4C99C0F3" w14:textId="03305D19" w:rsidR="00B460A8" w:rsidRDefault="00B460A8" w:rsidP="000B54AE">
      <w:pPr>
        <w:pStyle w:val="ListParagraph"/>
        <w:numPr>
          <w:ilvl w:val="0"/>
          <w:numId w:val="23"/>
        </w:numPr>
        <w:spacing w:line="360" w:lineRule="auto"/>
        <w:jc w:val="both"/>
        <w:rPr>
          <w:sz w:val="24"/>
        </w:rPr>
      </w:pPr>
      <w:r>
        <w:rPr>
          <w:sz w:val="24"/>
        </w:rPr>
        <w:t>Pretvoriti vse besedilo v velike oz. male začetnice</w:t>
      </w:r>
      <w:r w:rsidR="00C11B6C">
        <w:rPr>
          <w:sz w:val="24"/>
        </w:rPr>
        <w:t>.</w:t>
      </w:r>
    </w:p>
    <w:p w14:paraId="320C9616" w14:textId="71702A06" w:rsidR="00B460A8" w:rsidRDefault="00B460A8" w:rsidP="000B54AE">
      <w:pPr>
        <w:pStyle w:val="ListParagraph"/>
        <w:numPr>
          <w:ilvl w:val="0"/>
          <w:numId w:val="23"/>
        </w:numPr>
        <w:spacing w:line="360" w:lineRule="auto"/>
        <w:jc w:val="both"/>
        <w:rPr>
          <w:sz w:val="24"/>
        </w:rPr>
      </w:pPr>
      <w:r>
        <w:rPr>
          <w:sz w:val="24"/>
        </w:rPr>
        <w:t>Lematizacija besedila</w:t>
      </w:r>
      <w:r w:rsidR="00C11B6C">
        <w:rPr>
          <w:sz w:val="24"/>
        </w:rPr>
        <w:t>.</w:t>
      </w:r>
    </w:p>
    <w:p w14:paraId="722C48BD" w14:textId="7FC2A7ED" w:rsidR="00B460A8" w:rsidRPr="00B460A8" w:rsidRDefault="000E112C" w:rsidP="000B54AE">
      <w:pPr>
        <w:spacing w:line="360" w:lineRule="auto"/>
        <w:jc w:val="both"/>
        <w:rPr>
          <w:sz w:val="24"/>
          <w:szCs w:val="24"/>
        </w:rPr>
      </w:pPr>
      <w:r>
        <w:rPr>
          <w:sz w:val="24"/>
          <w:szCs w:val="24"/>
        </w:rPr>
        <w:t xml:space="preserve">Modul oblak besed je posebno občutljiv na zapise besed, zato je potrebno besedilo izredno dobro pripraviti. </w:t>
      </w:r>
    </w:p>
    <w:p w14:paraId="13CEB43A" w14:textId="68DF4434" w:rsidR="006B1084" w:rsidRDefault="006B1084" w:rsidP="000B54AE">
      <w:pPr>
        <w:spacing w:line="360" w:lineRule="auto"/>
        <w:jc w:val="both"/>
        <w:rPr>
          <w:sz w:val="24"/>
          <w:szCs w:val="24"/>
        </w:rPr>
      </w:pPr>
      <w:r w:rsidRPr="006B1084">
        <w:rPr>
          <w:sz w:val="24"/>
          <w:szCs w:val="24"/>
        </w:rPr>
        <w:t xml:space="preserve">Literarna snov je snov, ki je izhodišče nastanka literarnega dela. Snov je obstajala še preden se jo je avtor odločil ubesedil iti in je zato imenovana </w:t>
      </w:r>
      <w:r w:rsidR="00B460A8" w:rsidRPr="006B1084">
        <w:rPr>
          <w:sz w:val="24"/>
          <w:szCs w:val="24"/>
        </w:rPr>
        <w:t>pred jezikovna</w:t>
      </w:r>
      <w:r w:rsidRPr="006B1084">
        <w:rPr>
          <w:sz w:val="24"/>
          <w:szCs w:val="24"/>
        </w:rPr>
        <w:t xml:space="preserve"> prvina književnega dela. Ko je neka snov oblikovana in ujeta v besedilu nekega avtorja postane literarna. </w:t>
      </w:r>
      <w:r>
        <w:rPr>
          <w:sz w:val="24"/>
          <w:szCs w:val="24"/>
        </w:rPr>
        <w:t>Za litera</w:t>
      </w:r>
      <w:r w:rsidR="000129D7">
        <w:rPr>
          <w:sz w:val="24"/>
          <w:szCs w:val="24"/>
        </w:rPr>
        <w:t>r</w:t>
      </w:r>
      <w:r>
        <w:rPr>
          <w:sz w:val="24"/>
          <w:szCs w:val="24"/>
        </w:rPr>
        <w:t>no snov je lahk</w:t>
      </w:r>
      <w:r w:rsidR="000129D7">
        <w:rPr>
          <w:sz w:val="24"/>
          <w:szCs w:val="24"/>
        </w:rPr>
        <w:t>o uporabljeno kakršno koli stvar</w:t>
      </w:r>
      <w:r>
        <w:rPr>
          <w:sz w:val="24"/>
          <w:szCs w:val="24"/>
        </w:rPr>
        <w:t xml:space="preserve">no ali nestvarno dogajanje. </w:t>
      </w:r>
      <w:r w:rsidR="000129D7">
        <w:rPr>
          <w:sz w:val="24"/>
          <w:szCs w:val="24"/>
        </w:rPr>
        <w:t>Do 18. stoletja je bil izbor snovi ozek, saj so bili pisatelji in pesniki omejeni na plemstvo, bogove, junake idr. Danes pa temu ni tako in lahko pesniki in pisatelji pišejo o kakršnokoli snovi.</w:t>
      </w:r>
    </w:p>
    <w:p w14:paraId="3014FFAB" w14:textId="7E27B12F" w:rsidR="000129D7" w:rsidRDefault="000129D7" w:rsidP="000B54AE">
      <w:pPr>
        <w:spacing w:line="360" w:lineRule="auto"/>
        <w:jc w:val="both"/>
        <w:rPr>
          <w:sz w:val="24"/>
          <w:szCs w:val="24"/>
        </w:rPr>
      </w:pPr>
      <w:r>
        <w:rPr>
          <w:sz w:val="24"/>
          <w:szCs w:val="24"/>
        </w:rPr>
        <w:t>Motiv izrazimo z pomensko zvezo ali besedo. Motiv je izluščen iz splošne snovi, kot so predmet, dogodek, situacije, pojmi, čustva in pojavi. Primeri: neuresničena ljubezen, smrt, čas, obžalovanje</w:t>
      </w:r>
      <w:r w:rsidR="00E2601C">
        <w:rPr>
          <w:sz w:val="24"/>
          <w:szCs w:val="24"/>
        </w:rPr>
        <w:t> </w:t>
      </w:r>
      <w:r w:rsidR="00A956B5">
        <w:rPr>
          <w:sz w:val="24"/>
          <w:szCs w:val="24"/>
        </w:rPr>
        <w:t>idr.</w:t>
      </w:r>
    </w:p>
    <w:p w14:paraId="52D38D6C" w14:textId="6C089B1E" w:rsidR="000129D7" w:rsidRPr="006B1084" w:rsidRDefault="00EE43F9" w:rsidP="000B54AE">
      <w:pPr>
        <w:spacing w:line="360" w:lineRule="auto"/>
        <w:jc w:val="both"/>
        <w:rPr>
          <w:sz w:val="24"/>
          <w:szCs w:val="24"/>
        </w:rPr>
      </w:pPr>
      <w:r>
        <w:rPr>
          <w:sz w:val="24"/>
          <w:szCs w:val="24"/>
        </w:rPr>
        <w:lastRenderedPageBreak/>
        <w:t>Temo nam odgovori na vprašanje o čem govori literarno delo oz. večina tega. Temo lahko delimo na razumsko ali čustveno. Razumske teme so lahko vojna, socialna, bivanjska</w:t>
      </w:r>
      <w:del w:id="22" w:author="Jernej Golobič" w:date="2021-04-09T17:49:00Z">
        <w:r w:rsidDel="00072E64">
          <w:rPr>
            <w:sz w:val="24"/>
            <w:szCs w:val="24"/>
          </w:rPr>
          <w:delText>,</w:delText>
        </w:r>
      </w:del>
      <w:r>
        <w:rPr>
          <w:sz w:val="24"/>
          <w:szCs w:val="24"/>
        </w:rPr>
        <w:t xml:space="preserve"> idr. Čustvene teme so lahko</w:t>
      </w:r>
      <w:r w:rsidR="00DC4BF4">
        <w:rPr>
          <w:sz w:val="24"/>
          <w:szCs w:val="24"/>
        </w:rPr>
        <w:t xml:space="preserve"> </w:t>
      </w:r>
      <w:r>
        <w:rPr>
          <w:sz w:val="24"/>
          <w:szCs w:val="24"/>
        </w:rPr>
        <w:t>ljubezenske, prijateljske, družinske idr.</w:t>
      </w:r>
    </w:p>
    <w:p w14:paraId="00E27A0A" w14:textId="77777777" w:rsidR="006B1084" w:rsidRDefault="006B1084" w:rsidP="006B1084"/>
    <w:p w14:paraId="11F79F17" w14:textId="529F8F3A" w:rsidR="00803E06" w:rsidRPr="00DD1B6B" w:rsidRDefault="00803E06" w:rsidP="00007480">
      <w:pPr>
        <w:pStyle w:val="Heading3"/>
      </w:pPr>
      <w:bookmarkStart w:id="23" w:name="_Toc68892127"/>
      <w:r w:rsidRPr="00DD1B6B">
        <w:t>Sentimentalna analiza</w:t>
      </w:r>
      <w:bookmarkEnd w:id="23"/>
    </w:p>
    <w:p w14:paraId="5C395DA1" w14:textId="1DD10697" w:rsidR="00C034F3" w:rsidRDefault="008A613F" w:rsidP="000B54AE">
      <w:pPr>
        <w:spacing w:line="360" w:lineRule="auto"/>
        <w:jc w:val="both"/>
        <w:rPr>
          <w:sz w:val="24"/>
        </w:rPr>
      </w:pPr>
      <w:r>
        <w:rPr>
          <w:sz w:val="24"/>
        </w:rPr>
        <w:t xml:space="preserve">Osnovna sentimentalna analiza </w:t>
      </w:r>
      <w:r w:rsidR="00D11514">
        <w:rPr>
          <w:sz w:val="24"/>
        </w:rPr>
        <w:t>besedila</w:t>
      </w:r>
      <w:r w:rsidR="00EB5E53">
        <w:rPr>
          <w:sz w:val="24"/>
        </w:rPr>
        <w:t xml:space="preserve"> določi odnos pisca do teme</w:t>
      </w:r>
      <w:r w:rsidR="00EC364A">
        <w:rPr>
          <w:sz w:val="24"/>
        </w:rPr>
        <w:t xml:space="preserve"> ali sama čustva napisana v besedilu</w:t>
      </w:r>
      <w:r w:rsidR="00EB5E53">
        <w:rPr>
          <w:sz w:val="24"/>
        </w:rPr>
        <w:t xml:space="preserve">. </w:t>
      </w:r>
      <w:r w:rsidR="00A956B5">
        <w:rPr>
          <w:sz w:val="24"/>
        </w:rPr>
        <w:t>P</w:t>
      </w:r>
      <w:r w:rsidR="00EB5E53">
        <w:rPr>
          <w:sz w:val="24"/>
        </w:rPr>
        <w:t>ove nam</w:t>
      </w:r>
      <w:r w:rsidR="00A956B5" w:rsidRPr="00A956B5">
        <w:rPr>
          <w:sz w:val="24"/>
        </w:rPr>
        <w:t xml:space="preserve"> </w:t>
      </w:r>
      <w:r w:rsidR="00A956B5">
        <w:rPr>
          <w:sz w:val="24"/>
        </w:rPr>
        <w:t>torej</w:t>
      </w:r>
      <w:r w:rsidR="00042EDB">
        <w:rPr>
          <w:sz w:val="24"/>
        </w:rPr>
        <w:t>,</w:t>
      </w:r>
      <w:r w:rsidR="00EB5E53">
        <w:rPr>
          <w:sz w:val="24"/>
        </w:rPr>
        <w:t xml:space="preserve"> ali je odnos pisca do teme pozitiven, nevralen ali negativen. Naprednejše sentimentalne analize lahko določijo tudi čustva tega besedila, kot so jeza, žalost, sreča. </w:t>
      </w:r>
    </w:p>
    <w:p w14:paraId="6A9864F8" w14:textId="2ECDE564" w:rsidR="00EB5E53" w:rsidRDefault="00EB5E53" w:rsidP="000B54AE">
      <w:pPr>
        <w:spacing w:line="360" w:lineRule="auto"/>
        <w:jc w:val="both"/>
        <w:rPr>
          <w:sz w:val="24"/>
        </w:rPr>
      </w:pPr>
      <w:r>
        <w:rPr>
          <w:sz w:val="24"/>
        </w:rPr>
        <w:t>Prva obsežna sentimentalna analiza besedil je bila leta 2002</w:t>
      </w:r>
      <w:r w:rsidR="00EC364A">
        <w:rPr>
          <w:sz w:val="24"/>
        </w:rPr>
        <w:t xml:space="preserve"> </w:t>
      </w:r>
      <w:r>
        <w:rPr>
          <w:sz w:val="24"/>
        </w:rPr>
        <w:t>in se je imenovala Turney. Tuney je uporabljal preprosto analizo</w:t>
      </w:r>
      <w:ins w:id="24" w:author="Jernej Golobič" w:date="2021-04-09T17:49:00Z">
        <w:r w:rsidR="00406186">
          <w:rPr>
            <w:sz w:val="24"/>
          </w:rPr>
          <w:t>,</w:t>
        </w:r>
      </w:ins>
      <w:r>
        <w:rPr>
          <w:sz w:val="24"/>
        </w:rPr>
        <w:t xml:space="preserve"> ki je dosegla 74-odstotno natančnost. Leta 2005 so uporabljali enako metodo in primerjali filme ter primerjali njihove ocene z ocenami podeljenih zvezdic gledalcev. Prvo iskanje potencialne vrednos</w:t>
      </w:r>
      <w:r w:rsidR="00470F99">
        <w:rPr>
          <w:sz w:val="24"/>
        </w:rPr>
        <w:t xml:space="preserve">ti sentimentalne analize v </w:t>
      </w:r>
      <w:r w:rsidR="00042EDB">
        <w:rPr>
          <w:sz w:val="24"/>
        </w:rPr>
        <w:t>T</w:t>
      </w:r>
      <w:r w:rsidR="00470F99">
        <w:rPr>
          <w:sz w:val="24"/>
        </w:rPr>
        <w:t>witterju</w:t>
      </w:r>
      <w:r>
        <w:rPr>
          <w:sz w:val="24"/>
        </w:rPr>
        <w:t xml:space="preserve"> je bilo leta 2009.</w:t>
      </w:r>
      <w:r w:rsidR="00DC4BF4">
        <w:rPr>
          <w:sz w:val="24"/>
        </w:rPr>
        <w:t xml:space="preserve"> </w:t>
      </w:r>
      <w:r w:rsidR="00B13606">
        <w:rPr>
          <w:sz w:val="24"/>
        </w:rPr>
        <w:t xml:space="preserve">Od takrat se je uporaba interneta močno povečala in je zdaj gonilna sila za sentimentalno analizo. </w:t>
      </w:r>
      <w:r w:rsidR="00470F99">
        <w:rPr>
          <w:sz w:val="24"/>
        </w:rPr>
        <w:t xml:space="preserve">Sentimentalna analiza je bila v preteklosti omejena </w:t>
      </w:r>
      <w:r w:rsidR="00EC364A">
        <w:rPr>
          <w:sz w:val="24"/>
        </w:rPr>
        <w:t>na</w:t>
      </w:r>
      <w:r w:rsidR="00470F99">
        <w:rPr>
          <w:sz w:val="24"/>
        </w:rPr>
        <w:t xml:space="preserve"> ljudi, ki znajo programirati. Zdaj pa na</w:t>
      </w:r>
      <w:r w:rsidR="00EC364A">
        <w:rPr>
          <w:sz w:val="24"/>
        </w:rPr>
        <w:t>m</w:t>
      </w:r>
      <w:r w:rsidR="00470F99">
        <w:rPr>
          <w:sz w:val="24"/>
        </w:rPr>
        <w:t xml:space="preserve"> program Orange omogoča preprosto sentimentalno procesiranje besedil tudi za </w:t>
      </w:r>
      <w:commentRangeStart w:id="25"/>
      <w:commentRangeStart w:id="26"/>
      <w:r w:rsidR="00470F99">
        <w:rPr>
          <w:sz w:val="24"/>
        </w:rPr>
        <w:t>ljudi, ki niso vešči v programiranju.</w:t>
      </w:r>
      <w:commentRangeEnd w:id="25"/>
      <w:r w:rsidR="00EC364A">
        <w:rPr>
          <w:rStyle w:val="CommentReference"/>
        </w:rPr>
        <w:commentReference w:id="25"/>
      </w:r>
      <w:commentRangeEnd w:id="26"/>
      <w:r w:rsidR="00FE0D9B">
        <w:rPr>
          <w:rStyle w:val="CommentReference"/>
        </w:rPr>
        <w:commentReference w:id="26"/>
      </w:r>
    </w:p>
    <w:p w14:paraId="4037CFCD" w14:textId="3FF7A7B9" w:rsidR="00B13606" w:rsidRDefault="00B13606" w:rsidP="000B54AE">
      <w:pPr>
        <w:spacing w:line="360" w:lineRule="auto"/>
        <w:jc w:val="both"/>
        <w:rPr>
          <w:sz w:val="24"/>
        </w:rPr>
      </w:pPr>
      <w:r>
        <w:rPr>
          <w:sz w:val="24"/>
        </w:rPr>
        <w:t>Mi smo za sentimentalno analizo besedila uporabili način analize čustev na podlagi besedil (</w:t>
      </w:r>
      <w:r w:rsidR="00706880">
        <w:rPr>
          <w:sz w:val="24"/>
        </w:rPr>
        <w:t>angl.</w:t>
      </w:r>
      <w:r>
        <w:rPr>
          <w:sz w:val="24"/>
        </w:rPr>
        <w:t xml:space="preserve"> rule based sentimental analysis). Ta način se navezuje na podatke pridobljene z jezikovnimi strokovnjaki. Končano delo tega se imenuje sentimentalni oz. čustveni leksikon (</w:t>
      </w:r>
      <w:r w:rsidR="00706880">
        <w:rPr>
          <w:sz w:val="24"/>
        </w:rPr>
        <w:t>angl.</w:t>
      </w:r>
      <w:r>
        <w:rPr>
          <w:sz w:val="24"/>
        </w:rPr>
        <w:t xml:space="preserve"> sentimental lexicon). V njem so besede kvalificirane z pozitivno ali negativno konstanto. Spreminja se tudi velikost oz. intenziteta besede. Preden pošljemo besedilo v sentimentalno analizo je potrebno</w:t>
      </w:r>
      <w:r w:rsidR="00DC4BF4">
        <w:rPr>
          <w:sz w:val="24"/>
        </w:rPr>
        <w:t xml:space="preserve"> </w:t>
      </w:r>
      <w:r>
        <w:rPr>
          <w:sz w:val="24"/>
        </w:rPr>
        <w:t xml:space="preserve">ustrezno urediti, po sledečih postopkih: </w:t>
      </w:r>
    </w:p>
    <w:p w14:paraId="651C3B3E" w14:textId="26473073" w:rsidR="00DC4EC2" w:rsidRDefault="00DC4EC2" w:rsidP="000B54AE">
      <w:pPr>
        <w:pStyle w:val="ListParagraph"/>
        <w:numPr>
          <w:ilvl w:val="0"/>
          <w:numId w:val="25"/>
        </w:numPr>
        <w:spacing w:line="360" w:lineRule="auto"/>
        <w:jc w:val="both"/>
        <w:rPr>
          <w:sz w:val="24"/>
        </w:rPr>
      </w:pPr>
      <w:r>
        <w:rPr>
          <w:sz w:val="24"/>
        </w:rPr>
        <w:t>Razdeliti besedilo na posamezne člene oz. besede (</w:t>
      </w:r>
      <w:r w:rsidR="00706880">
        <w:rPr>
          <w:sz w:val="24"/>
        </w:rPr>
        <w:t>angl.</w:t>
      </w:r>
      <w:r>
        <w:rPr>
          <w:sz w:val="24"/>
        </w:rPr>
        <w:t xml:space="preserve"> tokenize text).</w:t>
      </w:r>
    </w:p>
    <w:p w14:paraId="0257DD05" w14:textId="11592BBD" w:rsidR="00DC4EC2" w:rsidRDefault="00DC4EC2" w:rsidP="000B54AE">
      <w:pPr>
        <w:pStyle w:val="ListParagraph"/>
        <w:numPr>
          <w:ilvl w:val="0"/>
          <w:numId w:val="25"/>
        </w:numPr>
        <w:spacing w:line="360" w:lineRule="auto"/>
        <w:jc w:val="both"/>
        <w:rPr>
          <w:sz w:val="24"/>
        </w:rPr>
      </w:pPr>
      <w:r>
        <w:rPr>
          <w:sz w:val="24"/>
        </w:rPr>
        <w:t>Odstranjevanje veznikov in drugih ne čustvenih besed (</w:t>
      </w:r>
      <w:r w:rsidR="00706880">
        <w:rPr>
          <w:sz w:val="24"/>
        </w:rPr>
        <w:t>angl.</w:t>
      </w:r>
      <w:r>
        <w:rPr>
          <w:sz w:val="24"/>
        </w:rPr>
        <w:t xml:space="preserve"> stop wor</w:t>
      </w:r>
      <w:ins w:id="27" w:author="Jernej Golobič" w:date="2021-04-09T17:49:00Z">
        <w:r w:rsidR="00784D14">
          <w:rPr>
            <w:sz w:val="24"/>
          </w:rPr>
          <w:t>d</w:t>
        </w:r>
      </w:ins>
      <w:r>
        <w:rPr>
          <w:sz w:val="24"/>
        </w:rPr>
        <w:t>s removal).</w:t>
      </w:r>
    </w:p>
    <w:p w14:paraId="5226FAC7" w14:textId="24EFA92F" w:rsidR="00DC4EC2" w:rsidRDefault="00DC4EC2" w:rsidP="000B54AE">
      <w:pPr>
        <w:pStyle w:val="ListParagraph"/>
        <w:numPr>
          <w:ilvl w:val="0"/>
          <w:numId w:val="25"/>
        </w:numPr>
        <w:spacing w:line="360" w:lineRule="auto"/>
        <w:jc w:val="both"/>
        <w:rPr>
          <w:sz w:val="24"/>
        </w:rPr>
      </w:pPr>
      <w:r>
        <w:rPr>
          <w:sz w:val="24"/>
        </w:rPr>
        <w:t>Odstranitev naglasov, potrebno paziti, da se ne odstrani šumnikov (</w:t>
      </w:r>
      <w:r w:rsidR="00706880">
        <w:rPr>
          <w:sz w:val="24"/>
        </w:rPr>
        <w:t>angl.</w:t>
      </w:r>
      <w:r>
        <w:rPr>
          <w:sz w:val="24"/>
        </w:rPr>
        <w:t xml:space="preserve"> </w:t>
      </w:r>
      <w:ins w:id="28" w:author="Jernej Golobič" w:date="2021-04-09T17:49:00Z">
        <w:r w:rsidR="00784D14">
          <w:rPr>
            <w:sz w:val="24"/>
          </w:rPr>
          <w:t>p</w:t>
        </w:r>
      </w:ins>
      <w:del w:id="29" w:author="Jernej Golobič" w:date="2021-04-09T17:49:00Z">
        <w:r w:rsidDel="00784D14">
          <w:rPr>
            <w:sz w:val="24"/>
          </w:rPr>
          <w:delText>P</w:delText>
        </w:r>
      </w:del>
      <w:r>
        <w:rPr>
          <w:sz w:val="24"/>
        </w:rPr>
        <w:t>unctuation removal).</w:t>
      </w:r>
    </w:p>
    <w:p w14:paraId="10286B69" w14:textId="6EC41F87" w:rsidR="00DC4EC2" w:rsidRDefault="00DC4EC2" w:rsidP="000B54AE">
      <w:pPr>
        <w:spacing w:line="360" w:lineRule="auto"/>
        <w:jc w:val="both"/>
        <w:rPr>
          <w:sz w:val="24"/>
        </w:rPr>
      </w:pPr>
      <w:r>
        <w:rPr>
          <w:sz w:val="24"/>
        </w:rPr>
        <w:lastRenderedPageBreak/>
        <w:t xml:space="preserve">Kot primer lahko vzamemo poved </w:t>
      </w:r>
      <w:r w:rsidRPr="003F5EAF">
        <w:rPr>
          <w:i/>
          <w:iCs/>
          <w:sz w:val="24"/>
        </w:rPr>
        <w:t>Miha je spekel dobro potico</w:t>
      </w:r>
      <w:r>
        <w:rPr>
          <w:sz w:val="24"/>
        </w:rPr>
        <w:t>.</w:t>
      </w:r>
      <w:r w:rsidR="001B1266">
        <w:rPr>
          <w:sz w:val="24"/>
        </w:rPr>
        <w:t xml:space="preserve"> </w:t>
      </w:r>
      <w:r w:rsidR="00FD2F49">
        <w:rPr>
          <w:sz w:val="24"/>
        </w:rPr>
        <w:t>Besedilo</w:t>
      </w:r>
      <w:r>
        <w:rPr>
          <w:sz w:val="24"/>
        </w:rPr>
        <w:t xml:space="preserve"> je </w:t>
      </w:r>
      <w:r w:rsidR="00FD2F49">
        <w:rPr>
          <w:sz w:val="24"/>
        </w:rPr>
        <w:t>treba</w:t>
      </w:r>
      <w:r>
        <w:rPr>
          <w:sz w:val="24"/>
        </w:rPr>
        <w:t xml:space="preserve"> porazdeliti na posamezne člene in dobimo</w:t>
      </w:r>
      <w:r w:rsidR="003F5EAF">
        <w:rPr>
          <w:sz w:val="24"/>
        </w:rPr>
        <w:t>:</w:t>
      </w:r>
      <w:r>
        <w:rPr>
          <w:sz w:val="24"/>
        </w:rPr>
        <w:t xml:space="preserve"> »Miha«, »je«, »spekel«, »dobro«, »potico«.</w:t>
      </w:r>
    </w:p>
    <w:p w14:paraId="781C7374" w14:textId="741DF2D5" w:rsidR="00DC4EC2" w:rsidRDefault="003F5EAF" w:rsidP="000B54AE">
      <w:pPr>
        <w:spacing w:line="360" w:lineRule="auto"/>
        <w:jc w:val="both"/>
        <w:rPr>
          <w:sz w:val="24"/>
        </w:rPr>
      </w:pPr>
      <w:r>
        <w:rPr>
          <w:sz w:val="24"/>
        </w:rPr>
        <w:t>Treba</w:t>
      </w:r>
      <w:r w:rsidR="00DC4EC2">
        <w:rPr>
          <w:sz w:val="24"/>
        </w:rPr>
        <w:t xml:space="preserve"> je odstranit</w:t>
      </w:r>
      <w:r w:rsidR="000B54AE">
        <w:rPr>
          <w:sz w:val="24"/>
        </w:rPr>
        <w:t>i</w:t>
      </w:r>
      <w:r w:rsidR="00DC4EC2">
        <w:rPr>
          <w:sz w:val="24"/>
        </w:rPr>
        <w:t xml:space="preserve"> veznik</w:t>
      </w:r>
      <w:r w:rsidR="000B54AE">
        <w:rPr>
          <w:sz w:val="24"/>
        </w:rPr>
        <w:t>e</w:t>
      </w:r>
      <w:r w:rsidR="00DC4EC2">
        <w:rPr>
          <w:sz w:val="24"/>
        </w:rPr>
        <w:t xml:space="preserve">, v tem primeru veznik »je«. </w:t>
      </w:r>
    </w:p>
    <w:p w14:paraId="45200B60" w14:textId="72AC2CC7" w:rsidR="00DC4EC2" w:rsidRDefault="003F5EAF" w:rsidP="000B54AE">
      <w:pPr>
        <w:spacing w:line="360" w:lineRule="auto"/>
        <w:jc w:val="both"/>
        <w:rPr>
          <w:sz w:val="24"/>
        </w:rPr>
      </w:pPr>
      <w:r>
        <w:rPr>
          <w:sz w:val="24"/>
        </w:rPr>
        <w:t>P</w:t>
      </w:r>
      <w:r w:rsidR="00DC4EC2">
        <w:rPr>
          <w:sz w:val="24"/>
        </w:rPr>
        <w:t xml:space="preserve">rogram </w:t>
      </w:r>
      <w:r>
        <w:rPr>
          <w:sz w:val="24"/>
        </w:rPr>
        <w:t xml:space="preserve">nato </w:t>
      </w:r>
      <w:r w:rsidR="00DC4EC2">
        <w:rPr>
          <w:sz w:val="24"/>
        </w:rPr>
        <w:t xml:space="preserve">določi </w:t>
      </w:r>
      <w:r>
        <w:rPr>
          <w:sz w:val="24"/>
        </w:rPr>
        <w:t>sentimentalno</w:t>
      </w:r>
      <w:r w:rsidR="00DC4EC2">
        <w:rPr>
          <w:sz w:val="24"/>
        </w:rPr>
        <w:t xml:space="preserve"> vrednost posamezni besedi. </w:t>
      </w:r>
    </w:p>
    <w:p w14:paraId="3DAFE79D" w14:textId="77777777" w:rsidR="00DC4EC2" w:rsidRDefault="00DC4EC2" w:rsidP="000B54AE">
      <w:pPr>
        <w:spacing w:line="360" w:lineRule="auto"/>
        <w:jc w:val="both"/>
        <w:rPr>
          <w:sz w:val="24"/>
        </w:rPr>
      </w:pPr>
      <w:r>
        <w:rPr>
          <w:sz w:val="24"/>
        </w:rPr>
        <w:t>»Miha« = nevtralno</w:t>
      </w:r>
    </w:p>
    <w:p w14:paraId="3581F3D0" w14:textId="20555026" w:rsidR="00DC4EC2" w:rsidRDefault="00DC4EC2" w:rsidP="00BB3952">
      <w:pPr>
        <w:spacing w:line="360" w:lineRule="auto"/>
        <w:jc w:val="both"/>
        <w:rPr>
          <w:sz w:val="24"/>
        </w:rPr>
      </w:pPr>
      <w:r>
        <w:rPr>
          <w:sz w:val="24"/>
        </w:rPr>
        <w:t>»spekel« = nevtralno</w:t>
      </w:r>
    </w:p>
    <w:p w14:paraId="0BD469B8" w14:textId="76F4F2DD" w:rsidR="00DC4EC2" w:rsidRDefault="00DC4EC2" w:rsidP="00E529E8">
      <w:pPr>
        <w:jc w:val="both"/>
        <w:rPr>
          <w:sz w:val="24"/>
        </w:rPr>
      </w:pPr>
      <w:r>
        <w:rPr>
          <w:sz w:val="24"/>
        </w:rPr>
        <w:t>»dobro« = pozitivno z neko amplitudno konstanto</w:t>
      </w:r>
    </w:p>
    <w:p w14:paraId="5E798520" w14:textId="6895F7AE" w:rsidR="00DC4EC2" w:rsidRDefault="00DC4EC2" w:rsidP="00E529E8">
      <w:pPr>
        <w:jc w:val="both"/>
        <w:rPr>
          <w:sz w:val="24"/>
        </w:rPr>
      </w:pPr>
      <w:r>
        <w:rPr>
          <w:sz w:val="24"/>
        </w:rPr>
        <w:t xml:space="preserve">»potico« = </w:t>
      </w:r>
      <w:r w:rsidR="00AB3CA0">
        <w:rPr>
          <w:sz w:val="24"/>
        </w:rPr>
        <w:t xml:space="preserve">rahlo </w:t>
      </w:r>
      <w:r w:rsidR="004C3DAA">
        <w:rPr>
          <w:sz w:val="24"/>
        </w:rPr>
        <w:t>pozitivno</w:t>
      </w:r>
    </w:p>
    <w:p w14:paraId="6BD351E4" w14:textId="1CA70E9E" w:rsidR="00DC4EC2" w:rsidRPr="00DC4EC2" w:rsidRDefault="00DC4EC2" w:rsidP="00886EDF">
      <w:pPr>
        <w:spacing w:line="360" w:lineRule="auto"/>
        <w:jc w:val="both"/>
        <w:rPr>
          <w:sz w:val="24"/>
        </w:rPr>
      </w:pPr>
      <w:r>
        <w:rPr>
          <w:sz w:val="24"/>
        </w:rPr>
        <w:t xml:space="preserve">S tem program zaključi da je vrednost besedila pozitivna. </w:t>
      </w:r>
      <w:r w:rsidR="00E529E8">
        <w:rPr>
          <w:sz w:val="24"/>
        </w:rPr>
        <w:t xml:space="preserve">Seveda je program še bolj </w:t>
      </w:r>
      <w:r w:rsidR="00886EDF">
        <w:rPr>
          <w:sz w:val="24"/>
        </w:rPr>
        <w:t>zapleten</w:t>
      </w:r>
      <w:r w:rsidR="003F40E3">
        <w:rPr>
          <w:sz w:val="24"/>
        </w:rPr>
        <w:t>,</w:t>
      </w:r>
      <w:r w:rsidR="00E529E8">
        <w:rPr>
          <w:sz w:val="24"/>
        </w:rPr>
        <w:t xml:space="preserve"> ampak to je nekakšna osnova</w:t>
      </w:r>
      <w:r w:rsidR="00886EDF">
        <w:rPr>
          <w:sz w:val="24"/>
        </w:rPr>
        <w:t>,</w:t>
      </w:r>
      <w:r w:rsidR="00E529E8">
        <w:rPr>
          <w:sz w:val="24"/>
        </w:rPr>
        <w:t xml:space="preserve"> po kateri deluje.</w:t>
      </w:r>
    </w:p>
    <w:p w14:paraId="3234B5F3" w14:textId="5CE87F9C" w:rsidR="00B124EE" w:rsidRDefault="00D07788" w:rsidP="00D07788">
      <w:pPr>
        <w:rPr>
          <w:sz w:val="24"/>
        </w:rPr>
      </w:pPr>
      <w:r>
        <w:rPr>
          <w:sz w:val="24"/>
        </w:rPr>
        <w:br w:type="page"/>
      </w:r>
    </w:p>
    <w:p w14:paraId="39119A02" w14:textId="316C8817" w:rsidR="00803E06" w:rsidRDefault="00DE0D44" w:rsidP="00DE0D44">
      <w:pPr>
        <w:pStyle w:val="Heading2"/>
      </w:pPr>
      <w:bookmarkStart w:id="30" w:name="_Toc68892128"/>
      <w:r>
        <w:lastRenderedPageBreak/>
        <w:t>Python</w:t>
      </w:r>
      <w:bookmarkEnd w:id="30"/>
    </w:p>
    <w:p w14:paraId="491122B0" w14:textId="33473CF5" w:rsidR="00CA75DD" w:rsidRDefault="00CA3C0E" w:rsidP="00CA3C0E">
      <w:pPr>
        <w:spacing w:line="360" w:lineRule="auto"/>
        <w:jc w:val="both"/>
        <w:rPr>
          <w:sz w:val="24"/>
        </w:rPr>
      </w:pPr>
      <w:r w:rsidRPr="00CA3C0E">
        <w:rPr>
          <w:sz w:val="24"/>
        </w:rPr>
        <w:t>Program Orange in tudi posebno narejen program spodaj temeljita na</w:t>
      </w:r>
      <w:r w:rsidR="005005BB" w:rsidRPr="005005BB">
        <w:rPr>
          <w:sz w:val="24"/>
        </w:rPr>
        <w:t xml:space="preserve"> </w:t>
      </w:r>
      <w:r w:rsidR="005005BB">
        <w:rPr>
          <w:sz w:val="24"/>
        </w:rPr>
        <w:t>prosto dostopnem večnamenskem</w:t>
      </w:r>
      <w:r w:rsidRPr="00CA3C0E">
        <w:rPr>
          <w:sz w:val="24"/>
        </w:rPr>
        <w:t xml:space="preserve"> programskem jeziku </w:t>
      </w:r>
      <w:r w:rsidR="005005BB">
        <w:rPr>
          <w:sz w:val="24"/>
        </w:rPr>
        <w:t>p</w:t>
      </w:r>
      <w:r w:rsidRPr="00CA3C0E">
        <w:rPr>
          <w:sz w:val="24"/>
        </w:rPr>
        <w:t>ython.</w:t>
      </w:r>
      <w:r>
        <w:rPr>
          <w:sz w:val="24"/>
        </w:rPr>
        <w:t xml:space="preserve"> </w:t>
      </w:r>
      <w:r w:rsidR="00F45A46">
        <w:rPr>
          <w:sz w:val="24"/>
        </w:rPr>
        <w:t xml:space="preserve">Leta 1990 ga </w:t>
      </w:r>
      <w:r>
        <w:rPr>
          <w:sz w:val="24"/>
        </w:rPr>
        <w:t xml:space="preserve">je </w:t>
      </w:r>
      <w:r w:rsidR="00F45A46">
        <w:rPr>
          <w:sz w:val="24"/>
        </w:rPr>
        <w:t xml:space="preserve">ustvaril </w:t>
      </w:r>
      <w:r>
        <w:rPr>
          <w:sz w:val="24"/>
        </w:rPr>
        <w:t xml:space="preserve">Guido van Rossum. </w:t>
      </w:r>
      <w:r w:rsidR="00CC5883">
        <w:rPr>
          <w:sz w:val="24"/>
        </w:rPr>
        <w:t>Od  različice</w:t>
      </w:r>
      <w:r w:rsidR="00F45A46">
        <w:rPr>
          <w:sz w:val="24"/>
        </w:rPr>
        <w:t xml:space="preserve"> 2.1</w:t>
      </w:r>
      <w:r w:rsidR="00CC5883">
        <w:rPr>
          <w:sz w:val="24"/>
        </w:rPr>
        <w:t xml:space="preserve"> si avtorske pravice lasti Python Softw</w:t>
      </w:r>
      <w:r w:rsidR="00880919">
        <w:rPr>
          <w:sz w:val="24"/>
        </w:rPr>
        <w:t>a</w:t>
      </w:r>
      <w:r w:rsidR="00CC5883">
        <w:rPr>
          <w:sz w:val="24"/>
        </w:rPr>
        <w:t>re Fondation. Organizacija je neodvisna, neprofitna in si prizadeva za razvoj odprtokodne tehnologije.</w:t>
      </w:r>
      <w:r>
        <w:rPr>
          <w:sz w:val="24"/>
        </w:rPr>
        <w:t xml:space="preserve"> </w:t>
      </w:r>
    </w:p>
    <w:p w14:paraId="6D747C72" w14:textId="67C67CF3" w:rsidR="00CC5883" w:rsidRDefault="00CC5883" w:rsidP="00CA3C0E">
      <w:pPr>
        <w:spacing w:line="360" w:lineRule="auto"/>
        <w:jc w:val="both"/>
        <w:rPr>
          <w:sz w:val="24"/>
        </w:rPr>
      </w:pPr>
      <w:r>
        <w:rPr>
          <w:sz w:val="24"/>
        </w:rPr>
        <w:t>Program</w:t>
      </w:r>
      <w:r w:rsidR="008E649F">
        <w:rPr>
          <w:sz w:val="24"/>
        </w:rPr>
        <w:t>ski jezik</w:t>
      </w:r>
      <w:r>
        <w:rPr>
          <w:sz w:val="24"/>
        </w:rPr>
        <w:t xml:space="preserve"> Python je podatkovno orientiran oz. je optimiziran za hitro ter preprosto analizo zbranih podatkov. </w:t>
      </w:r>
      <w:r w:rsidR="00142621">
        <w:rPr>
          <w:sz w:val="24"/>
        </w:rPr>
        <w:t xml:space="preserve">Vključuje tudi samodejno upravljanje pomnilniškega prostora ter dinamične podatkovne tipe.  Je eden izmed </w:t>
      </w:r>
      <w:r w:rsidR="00880919">
        <w:rPr>
          <w:sz w:val="24"/>
        </w:rPr>
        <w:t>priljublje</w:t>
      </w:r>
      <w:r w:rsidR="006C4939">
        <w:rPr>
          <w:sz w:val="24"/>
        </w:rPr>
        <w:t>nejših</w:t>
      </w:r>
      <w:r w:rsidR="00142621">
        <w:rPr>
          <w:sz w:val="24"/>
        </w:rPr>
        <w:t xml:space="preserve"> programskih jezikov</w:t>
      </w:r>
      <w:r w:rsidR="00880919">
        <w:rPr>
          <w:sz w:val="24"/>
        </w:rPr>
        <w:t>,</w:t>
      </w:r>
      <w:r w:rsidR="00142621">
        <w:rPr>
          <w:sz w:val="24"/>
        </w:rPr>
        <w:t xml:space="preserve"> zato </w:t>
      </w:r>
      <w:r w:rsidR="008E649F">
        <w:rPr>
          <w:sz w:val="24"/>
        </w:rPr>
        <w:t>ima številne skupnosti,</w:t>
      </w:r>
      <w:r w:rsidR="00142621">
        <w:rPr>
          <w:sz w:val="24"/>
        </w:rPr>
        <w:t xml:space="preserve"> kjer lahko zaprosite za pomoč ali pa pregledate razreševanje njihovih problemov.</w:t>
      </w:r>
      <w:r w:rsidR="008E649F">
        <w:rPr>
          <w:sz w:val="24"/>
        </w:rPr>
        <w:t xml:space="preserve"> Programski jezik ima na voljo številne prosto dostopne knjižnice, ki jih lahko uporabnik uporablja ali preureja. Knjižnice</w:t>
      </w:r>
      <w:r w:rsidR="00CE2AEA">
        <w:rPr>
          <w:sz w:val="24"/>
        </w:rPr>
        <w:t xml:space="preserve"> lahko</w:t>
      </w:r>
      <w:r w:rsidR="008E649F">
        <w:rPr>
          <w:sz w:val="24"/>
        </w:rPr>
        <w:t xml:space="preserve"> uporabni</w:t>
      </w:r>
      <w:r w:rsidR="00CC7C1A">
        <w:rPr>
          <w:sz w:val="24"/>
        </w:rPr>
        <w:t>k</w:t>
      </w:r>
      <w:r w:rsidR="008E649F">
        <w:rPr>
          <w:sz w:val="24"/>
        </w:rPr>
        <w:t xml:space="preserve"> </w:t>
      </w:r>
      <w:r w:rsidR="00CE2AEA">
        <w:rPr>
          <w:sz w:val="24"/>
        </w:rPr>
        <w:t xml:space="preserve">tudi </w:t>
      </w:r>
      <w:r w:rsidR="008E649F">
        <w:rPr>
          <w:sz w:val="24"/>
        </w:rPr>
        <w:t xml:space="preserve">sam napiše ter objavi na splet. </w:t>
      </w:r>
    </w:p>
    <w:p w14:paraId="0BD3B496" w14:textId="77777777" w:rsidR="00CE2AEA" w:rsidRDefault="00CE2AEA" w:rsidP="00CA3C0E">
      <w:pPr>
        <w:spacing w:line="360" w:lineRule="auto"/>
        <w:jc w:val="both"/>
        <w:rPr>
          <w:sz w:val="24"/>
        </w:rPr>
      </w:pPr>
    </w:p>
    <w:p w14:paraId="5C4EB21A" w14:textId="77777777" w:rsidR="008E649F" w:rsidRDefault="008E649F" w:rsidP="008E649F">
      <w:pPr>
        <w:keepNext/>
        <w:spacing w:line="360" w:lineRule="auto"/>
        <w:jc w:val="both"/>
      </w:pPr>
      <w:r>
        <w:rPr>
          <w:noProof/>
        </w:rPr>
        <w:drawing>
          <wp:inline distT="0" distB="0" distL="0" distR="0" wp14:anchorId="25794A0F" wp14:editId="49B730D1">
            <wp:extent cx="2377440" cy="707390"/>
            <wp:effectExtent l="0" t="0" r="3810" b="0"/>
            <wp:docPr id="7" name="Slika 7" descr="Python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
                    <pic:cNvPicPr/>
                  </pic:nvPicPr>
                  <pic:blipFill>
                    <a:blip r:embed="rId20">
                      <a:extLst>
                        <a:ext uri="{28A0092B-C50C-407E-A947-70E740481C1C}">
                          <a14:useLocalDpi xmlns:a14="http://schemas.microsoft.com/office/drawing/2010/main" val="0"/>
                        </a:ext>
                      </a:extLst>
                    </a:blip>
                    <a:stretch>
                      <a:fillRect/>
                    </a:stretch>
                  </pic:blipFill>
                  <pic:spPr>
                    <a:xfrm>
                      <a:off x="0" y="0"/>
                      <a:ext cx="2377440" cy="707390"/>
                    </a:xfrm>
                    <a:prstGeom prst="rect">
                      <a:avLst/>
                    </a:prstGeom>
                  </pic:spPr>
                </pic:pic>
              </a:graphicData>
            </a:graphic>
          </wp:inline>
        </w:drawing>
      </w:r>
    </w:p>
    <w:p w14:paraId="345FBFA2" w14:textId="549EB070" w:rsidR="008E649F" w:rsidRDefault="008E649F" w:rsidP="008E649F">
      <w:pPr>
        <w:pStyle w:val="Caption"/>
        <w:jc w:val="both"/>
        <w:rPr>
          <w:sz w:val="24"/>
        </w:rPr>
      </w:pPr>
      <w:bookmarkStart w:id="31" w:name="_Toc68892088"/>
      <w:r>
        <w:t xml:space="preserve">Slika </w:t>
      </w:r>
      <w:r>
        <w:fldChar w:fldCharType="begin"/>
      </w:r>
      <w:r>
        <w:instrText xml:space="preserve"> SEQ Slika \* ARABIC </w:instrText>
      </w:r>
      <w:r>
        <w:fldChar w:fldCharType="separate"/>
      </w:r>
      <w:r>
        <w:rPr>
          <w:noProof/>
        </w:rPr>
        <w:t>1</w:t>
      </w:r>
      <w:r>
        <w:fldChar w:fldCharType="end"/>
      </w:r>
      <w:r>
        <w:t>: Logo programskega jezika Python</w:t>
      </w:r>
      <w:bookmarkEnd w:id="31"/>
    </w:p>
    <w:p w14:paraId="0519DBE5" w14:textId="77777777" w:rsidR="00CC5883" w:rsidRDefault="00CC5883" w:rsidP="00CA3C0E">
      <w:pPr>
        <w:spacing w:line="360" w:lineRule="auto"/>
        <w:jc w:val="both"/>
        <w:rPr>
          <w:sz w:val="24"/>
        </w:rPr>
      </w:pPr>
    </w:p>
    <w:p w14:paraId="493DE727" w14:textId="77777777" w:rsidR="0050494A" w:rsidRPr="00427720" w:rsidRDefault="0050494A" w:rsidP="0050494A">
      <w:pPr>
        <w:pStyle w:val="Heading2"/>
        <w:rPr>
          <w:rFonts w:eastAsiaTheme="minorEastAsia" w:cstheme="minorBidi"/>
        </w:rPr>
      </w:pPr>
      <w:bookmarkStart w:id="32" w:name="_Toc68892129"/>
      <w:r>
        <w:t>Programsko okolje Orange</w:t>
      </w:r>
      <w:bookmarkEnd w:id="32"/>
    </w:p>
    <w:p w14:paraId="66D9A9D1" w14:textId="460AC573" w:rsidR="0050494A" w:rsidRPr="008F00C2" w:rsidRDefault="0050494A" w:rsidP="0050494A">
      <w:pPr>
        <w:spacing w:line="360" w:lineRule="auto"/>
        <w:jc w:val="both"/>
        <w:rPr>
          <w:sz w:val="24"/>
          <w:szCs w:val="24"/>
        </w:rPr>
      </w:pPr>
      <w:r w:rsidRPr="739C9FC9">
        <w:rPr>
          <w:sz w:val="24"/>
          <w:szCs w:val="24"/>
        </w:rPr>
        <w:t xml:space="preserve">Orange je odprtokodni interaktivni program, ki omogoča rudarjenje podatkov, strojno učenje in vizualizacijo podatkov. Glavne komponente so moduli, ki jih je mogoče povezovati na programskem platnu. </w:t>
      </w:r>
      <w:r w:rsidR="00EC364A">
        <w:rPr>
          <w:sz w:val="24"/>
          <w:szCs w:val="24"/>
        </w:rPr>
        <w:t xml:space="preserve">Program je odprtokoden zato lahko vsak uporabnik po želji dodaja oz. ureja module. </w:t>
      </w:r>
      <w:r w:rsidR="00CA75DD">
        <w:rPr>
          <w:sz w:val="24"/>
          <w:szCs w:val="24"/>
        </w:rPr>
        <w:t xml:space="preserve">Napisan je v programskem jeziku Python, tako da je za razvijanje modulov potrebno znanje v programiranju z jezikom Python. </w:t>
      </w:r>
      <w:r w:rsidRPr="739C9FC9">
        <w:rPr>
          <w:sz w:val="24"/>
          <w:szCs w:val="24"/>
        </w:rPr>
        <w:t xml:space="preserve">Vsak </w:t>
      </w:r>
      <w:r w:rsidR="00EC364A">
        <w:rPr>
          <w:sz w:val="24"/>
          <w:szCs w:val="24"/>
        </w:rPr>
        <w:t>modul</w:t>
      </w:r>
      <w:r w:rsidRPr="739C9FC9">
        <w:rPr>
          <w:sz w:val="24"/>
          <w:szCs w:val="24"/>
        </w:rPr>
        <w:t xml:space="preserve"> lahko prejme podatke, jih uredi oz. obdela ter jih vrne kot izhodne podatke. Preprost način programiranja modulov nam omogoča hitro in preprosto dodajanje modulov. Dodatne module lahko dodamo v Orange kot dodatek. </w:t>
      </w:r>
      <w:r w:rsidR="00A06647">
        <w:rPr>
          <w:sz w:val="24"/>
          <w:szCs w:val="24"/>
        </w:rPr>
        <w:t xml:space="preserve">Program je razvil in ga dodatno razvija Laboratorij za bioinformatiko Fakultete za računalništvo in informatiko (FRI) na Univerzi v Ljubljani. </w:t>
      </w:r>
    </w:p>
    <w:p w14:paraId="4754B149" w14:textId="77777777" w:rsidR="0050494A" w:rsidRDefault="0050494A" w:rsidP="0050494A">
      <w:pPr>
        <w:keepNext/>
        <w:spacing w:line="360" w:lineRule="auto"/>
        <w:jc w:val="both"/>
        <w:rPr>
          <w:sz w:val="24"/>
          <w:szCs w:val="24"/>
        </w:rPr>
      </w:pPr>
      <w:r>
        <w:rPr>
          <w:noProof/>
        </w:rPr>
        <w:lastRenderedPageBreak/>
        <w:drawing>
          <wp:inline distT="0" distB="0" distL="0" distR="0" wp14:anchorId="0FB66F51" wp14:editId="1DB5FD92">
            <wp:extent cx="4286250" cy="2830711"/>
            <wp:effectExtent l="0" t="0" r="0" b="0"/>
            <wp:docPr id="1334396941" name="Slika 133439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334396941"/>
                    <pic:cNvPicPr/>
                  </pic:nvPicPr>
                  <pic:blipFill>
                    <a:blip r:embed="rId21">
                      <a:extLst>
                        <a:ext uri="{28A0092B-C50C-407E-A947-70E740481C1C}">
                          <a14:useLocalDpi xmlns:a14="http://schemas.microsoft.com/office/drawing/2010/main" val="0"/>
                        </a:ext>
                      </a:extLst>
                    </a:blip>
                    <a:stretch>
                      <a:fillRect/>
                    </a:stretch>
                  </pic:blipFill>
                  <pic:spPr>
                    <a:xfrm>
                      <a:off x="0" y="0"/>
                      <a:ext cx="4286250" cy="2830711"/>
                    </a:xfrm>
                    <a:prstGeom prst="rect">
                      <a:avLst/>
                    </a:prstGeom>
                  </pic:spPr>
                </pic:pic>
              </a:graphicData>
            </a:graphic>
          </wp:inline>
        </w:drawing>
      </w:r>
    </w:p>
    <w:p w14:paraId="7FE0F300" w14:textId="7124C039" w:rsidR="0050494A" w:rsidRPr="00D07788" w:rsidRDefault="0050494A" w:rsidP="00D07788">
      <w:pPr>
        <w:pStyle w:val="Caption"/>
        <w:spacing w:line="360" w:lineRule="auto"/>
        <w:jc w:val="both"/>
      </w:pPr>
      <w:bookmarkStart w:id="33" w:name="_Toc68892089"/>
      <w:r w:rsidRPr="00CA3BD8">
        <w:t>Slika</w:t>
      </w:r>
      <w:r>
        <w:t xml:space="preserve"> </w:t>
      </w:r>
      <w:r>
        <w:fldChar w:fldCharType="begin"/>
      </w:r>
      <w:r>
        <w:instrText xml:space="preserve"> SEQ Slika \* ARABIC </w:instrText>
      </w:r>
      <w:r>
        <w:fldChar w:fldCharType="separate"/>
      </w:r>
      <w:r w:rsidR="004A7911">
        <w:rPr>
          <w:noProof/>
        </w:rPr>
        <w:t>2</w:t>
      </w:r>
      <w:r>
        <w:fldChar w:fldCharType="end"/>
      </w:r>
      <w:r>
        <w:t>: Orange logo</w:t>
      </w:r>
      <w:bookmarkEnd w:id="33"/>
    </w:p>
    <w:p w14:paraId="45E5E2D8" w14:textId="60513BB5" w:rsidR="264808B9" w:rsidRPr="00DD1B6B" w:rsidRDefault="6A6B2182" w:rsidP="00007480">
      <w:pPr>
        <w:pStyle w:val="Heading3"/>
      </w:pPr>
      <w:bookmarkStart w:id="34" w:name="_Toc68642415"/>
      <w:bookmarkStart w:id="35" w:name="_Toc68892130"/>
      <w:r w:rsidRPr="00DD1B6B">
        <w:t>Uvozi dokument</w:t>
      </w:r>
      <w:bookmarkEnd w:id="34"/>
      <w:bookmarkEnd w:id="35"/>
    </w:p>
    <w:p w14:paraId="0583B83E" w14:textId="02675FCD" w:rsidR="264808B9" w:rsidRDefault="2908D656" w:rsidP="3E4D22A9">
      <w:pPr>
        <w:spacing w:line="360" w:lineRule="auto"/>
        <w:jc w:val="both"/>
        <w:rPr>
          <w:sz w:val="24"/>
          <w:szCs w:val="24"/>
        </w:rPr>
      </w:pPr>
      <w:r w:rsidRPr="3E4D22A9">
        <w:rPr>
          <w:sz w:val="24"/>
          <w:szCs w:val="24"/>
        </w:rPr>
        <w:t>Z modulom u</w:t>
      </w:r>
      <w:r w:rsidR="3BAA2E46" w:rsidRPr="3E4D22A9">
        <w:rPr>
          <w:sz w:val="24"/>
          <w:szCs w:val="24"/>
        </w:rPr>
        <w:t xml:space="preserve">vozi dokument </w:t>
      </w:r>
      <w:r w:rsidR="275E0DA7" w:rsidRPr="3E4D22A9">
        <w:rPr>
          <w:sz w:val="24"/>
          <w:szCs w:val="24"/>
        </w:rPr>
        <w:t xml:space="preserve">oz. </w:t>
      </w:r>
      <w:r w:rsidR="004420F1">
        <w:rPr>
          <w:sz w:val="24"/>
          <w:szCs w:val="24"/>
        </w:rPr>
        <w:t>angl.</w:t>
      </w:r>
      <w:r w:rsidR="3BAA2E46" w:rsidRPr="3E4D22A9">
        <w:rPr>
          <w:sz w:val="24"/>
          <w:szCs w:val="24"/>
        </w:rPr>
        <w:t xml:space="preserve"> </w:t>
      </w:r>
      <w:r w:rsidR="3BAA2E46" w:rsidRPr="3E4D22A9">
        <w:rPr>
          <w:sz w:val="24"/>
          <w:szCs w:val="24"/>
          <w:lang w:val="en-GB"/>
        </w:rPr>
        <w:t>Import documents</w:t>
      </w:r>
      <w:r w:rsidR="007519F8">
        <w:rPr>
          <w:sz w:val="24"/>
          <w:szCs w:val="24"/>
          <w:lang w:val="en-GB"/>
        </w:rPr>
        <w:t>,</w:t>
      </w:r>
      <w:r w:rsidR="0B95B0AE" w:rsidRPr="3E4D22A9">
        <w:rPr>
          <w:sz w:val="24"/>
          <w:szCs w:val="24"/>
          <w:lang w:val="en-GB"/>
        </w:rPr>
        <w:t xml:space="preserve"> </w:t>
      </w:r>
      <w:r w:rsidR="60378D08" w:rsidRPr="3E4D22A9">
        <w:rPr>
          <w:sz w:val="24"/>
          <w:szCs w:val="24"/>
        </w:rPr>
        <w:t>se u</w:t>
      </w:r>
      <w:r w:rsidR="3BAA2E46" w:rsidRPr="3E4D22A9">
        <w:rPr>
          <w:sz w:val="24"/>
          <w:szCs w:val="24"/>
        </w:rPr>
        <w:t>važa dokumente iz računalniških datotek v program.</w:t>
      </w:r>
      <w:r w:rsidR="4C16D7F5" w:rsidRPr="3E4D22A9">
        <w:rPr>
          <w:sz w:val="24"/>
          <w:szCs w:val="24"/>
        </w:rPr>
        <w:t xml:space="preserve"> Modul prebere tudi pozicijo dokumenta v sistemu in ime njegove mape.</w:t>
      </w:r>
      <w:r w:rsidR="5D8EC02E" w:rsidRPr="3E4D22A9">
        <w:rPr>
          <w:sz w:val="24"/>
          <w:szCs w:val="24"/>
        </w:rPr>
        <w:t xml:space="preserve"> Imena map ter dokument</w:t>
      </w:r>
      <w:r w:rsidR="45FDFEC8" w:rsidRPr="3E4D22A9">
        <w:rPr>
          <w:sz w:val="24"/>
          <w:szCs w:val="24"/>
        </w:rPr>
        <w:t>ov se lahko predaja na drugim modulom</w:t>
      </w:r>
      <w:r w:rsidR="007519F8">
        <w:rPr>
          <w:sz w:val="24"/>
          <w:szCs w:val="24"/>
        </w:rPr>
        <w:t>.</w:t>
      </w:r>
      <w:r w:rsidR="45FDFEC8" w:rsidRPr="3E4D22A9">
        <w:rPr>
          <w:sz w:val="24"/>
          <w:szCs w:val="24"/>
        </w:rPr>
        <w:t xml:space="preserve"> </w:t>
      </w:r>
    </w:p>
    <w:p w14:paraId="52BC896D" w14:textId="77777777" w:rsidR="264808B9" w:rsidRDefault="3BAA2E46" w:rsidP="0014306B">
      <w:pPr>
        <w:spacing w:line="360" w:lineRule="auto"/>
        <w:jc w:val="both"/>
        <w:rPr>
          <w:sz w:val="24"/>
          <w:szCs w:val="24"/>
        </w:rPr>
      </w:pPr>
      <w:r>
        <w:rPr>
          <w:noProof/>
        </w:rPr>
        <w:drawing>
          <wp:inline distT="0" distB="0" distL="0" distR="0" wp14:anchorId="502BEDFA" wp14:editId="0E600DB6">
            <wp:extent cx="2419350" cy="1009650"/>
            <wp:effectExtent l="0" t="0" r="0" b="0"/>
            <wp:docPr id="1742456209"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8"/>
                    <pic:cNvPicPr/>
                  </pic:nvPicPr>
                  <pic:blipFill>
                    <a:blip r:embed="rId22">
                      <a:extLst>
                        <a:ext uri="{28A0092B-C50C-407E-A947-70E740481C1C}">
                          <a14:useLocalDpi xmlns:a14="http://schemas.microsoft.com/office/drawing/2010/main" val="0"/>
                        </a:ext>
                      </a:extLst>
                    </a:blip>
                    <a:stretch>
                      <a:fillRect/>
                    </a:stretch>
                  </pic:blipFill>
                  <pic:spPr>
                    <a:xfrm>
                      <a:off x="0" y="0"/>
                      <a:ext cx="2419350" cy="1009650"/>
                    </a:xfrm>
                    <a:prstGeom prst="rect">
                      <a:avLst/>
                    </a:prstGeom>
                  </pic:spPr>
                </pic:pic>
              </a:graphicData>
            </a:graphic>
          </wp:inline>
        </w:drawing>
      </w:r>
    </w:p>
    <w:p w14:paraId="03E47C9B" w14:textId="18C94AEC" w:rsidR="264808B9" w:rsidRPr="009711F1" w:rsidRDefault="3BAA2E46" w:rsidP="3E4D22A9">
      <w:pPr>
        <w:pStyle w:val="Caption"/>
        <w:spacing w:line="360" w:lineRule="auto"/>
        <w:jc w:val="both"/>
      </w:pPr>
      <w:bookmarkStart w:id="36" w:name="_Toc68892090"/>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3</w:t>
      </w:r>
      <w:r w:rsidR="264808B9" w:rsidRPr="009711F1">
        <w:fldChar w:fldCharType="end"/>
      </w:r>
      <w:r w:rsidRPr="009711F1">
        <w:t>: Modul: Uvozi dokument</w:t>
      </w:r>
      <w:bookmarkEnd w:id="36"/>
    </w:p>
    <w:p w14:paraId="2CFF4828" w14:textId="22F37337" w:rsidR="264808B9" w:rsidRDefault="264808B9" w:rsidP="3E4D22A9">
      <w:pPr>
        <w:spacing w:line="360" w:lineRule="auto"/>
        <w:jc w:val="both"/>
        <w:rPr>
          <w:sz w:val="24"/>
          <w:szCs w:val="24"/>
        </w:rPr>
      </w:pPr>
    </w:p>
    <w:p w14:paraId="3F3EAB7E" w14:textId="0071E725" w:rsidR="264808B9" w:rsidRPr="00DD1B6B" w:rsidRDefault="147E26BF" w:rsidP="00007480">
      <w:pPr>
        <w:pStyle w:val="Heading3"/>
      </w:pPr>
      <w:bookmarkStart w:id="37" w:name="_Toc68642416"/>
      <w:bookmarkStart w:id="38" w:name="_Toc68892131"/>
      <w:r w:rsidRPr="00DD1B6B">
        <w:t>Korpus</w:t>
      </w:r>
      <w:bookmarkEnd w:id="37"/>
      <w:bookmarkEnd w:id="38"/>
    </w:p>
    <w:p w14:paraId="5D4DCCB7" w14:textId="51F3EFA2" w:rsidR="264808B9" w:rsidRDefault="007519F8" w:rsidP="3E4D22A9">
      <w:pPr>
        <w:spacing w:line="360" w:lineRule="auto"/>
        <w:jc w:val="both"/>
        <w:rPr>
          <w:sz w:val="24"/>
          <w:szCs w:val="24"/>
        </w:rPr>
      </w:pPr>
      <w:r>
        <w:rPr>
          <w:sz w:val="24"/>
          <w:szCs w:val="24"/>
        </w:rPr>
        <w:t xml:space="preserve">Modul korpus oz. </w:t>
      </w:r>
      <w:r w:rsidR="004420F1">
        <w:rPr>
          <w:sz w:val="24"/>
          <w:szCs w:val="24"/>
        </w:rPr>
        <w:t>angl.</w:t>
      </w:r>
      <w:r>
        <w:rPr>
          <w:sz w:val="24"/>
          <w:szCs w:val="24"/>
        </w:rPr>
        <w:t xml:space="preserve"> corpus, se uporaba pri ureditvi uvoženih dokumentov v besedila in prepoznavo besedil znotraj mape. Poleg tega prevede besedila v </w:t>
      </w:r>
      <w:r w:rsidR="00EC364A">
        <w:rPr>
          <w:sz w:val="24"/>
          <w:szCs w:val="24"/>
        </w:rPr>
        <w:t>lažjo obdelujočo datoteko</w:t>
      </w:r>
      <w:r>
        <w:rPr>
          <w:sz w:val="24"/>
          <w:szCs w:val="24"/>
        </w:rPr>
        <w:t xml:space="preserve"> in ustvari navidezni prazni prostor v katerega lahko moduli dodajo </w:t>
      </w:r>
      <w:r w:rsidR="00EC364A">
        <w:rPr>
          <w:sz w:val="24"/>
          <w:szCs w:val="24"/>
        </w:rPr>
        <w:t>prirejene vrednosti dokumentu</w:t>
      </w:r>
      <w:r w:rsidRPr="739C9FC9">
        <w:rPr>
          <w:sz w:val="24"/>
          <w:szCs w:val="24"/>
        </w:rPr>
        <w:t>.</w:t>
      </w:r>
      <w:r>
        <w:rPr>
          <w:sz w:val="24"/>
          <w:szCs w:val="24"/>
        </w:rPr>
        <w:t xml:space="preserve"> Vse</w:t>
      </w:r>
      <w:r w:rsidR="00473D65">
        <w:rPr>
          <w:sz w:val="24"/>
          <w:szCs w:val="24"/>
        </w:rPr>
        <w:t>,</w:t>
      </w:r>
      <w:r>
        <w:rPr>
          <w:sz w:val="24"/>
          <w:szCs w:val="24"/>
        </w:rPr>
        <w:t xml:space="preserve"> kar je bilo prirejeno pri modulu korpus ali kasneje</w:t>
      </w:r>
      <w:r w:rsidR="00473D65">
        <w:rPr>
          <w:sz w:val="24"/>
          <w:szCs w:val="24"/>
        </w:rPr>
        <w:t>,</w:t>
      </w:r>
      <w:r>
        <w:rPr>
          <w:sz w:val="24"/>
          <w:szCs w:val="24"/>
        </w:rPr>
        <w:t xml:space="preserve"> ne vpliva na originalno datoteko</w:t>
      </w:r>
      <w:r w:rsidR="00473D65">
        <w:rPr>
          <w:sz w:val="24"/>
          <w:szCs w:val="24"/>
        </w:rPr>
        <w:t>,</w:t>
      </w:r>
      <w:r>
        <w:rPr>
          <w:sz w:val="24"/>
          <w:szCs w:val="24"/>
        </w:rPr>
        <w:t xml:space="preserve"> ampak je shranjen v obliki kopije v korpusu ali v posameznih modulih. </w:t>
      </w:r>
    </w:p>
    <w:p w14:paraId="01EA38A7" w14:textId="77777777" w:rsidR="264808B9" w:rsidRDefault="3BAA2E46" w:rsidP="0014306B">
      <w:pPr>
        <w:spacing w:line="360" w:lineRule="auto"/>
        <w:jc w:val="both"/>
        <w:rPr>
          <w:sz w:val="24"/>
          <w:szCs w:val="24"/>
        </w:rPr>
      </w:pPr>
      <w:r>
        <w:rPr>
          <w:noProof/>
        </w:rPr>
        <w:lastRenderedPageBreak/>
        <w:drawing>
          <wp:inline distT="0" distB="0" distL="0" distR="0" wp14:anchorId="3CCB04FC" wp14:editId="165FDCB2">
            <wp:extent cx="2257425" cy="1066800"/>
            <wp:effectExtent l="0" t="0" r="9525" b="0"/>
            <wp:docPr id="96278738"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6"/>
                    <pic:cNvPicPr/>
                  </pic:nvPicPr>
                  <pic:blipFill>
                    <a:blip r:embed="rId23">
                      <a:extLst>
                        <a:ext uri="{28A0092B-C50C-407E-A947-70E740481C1C}">
                          <a14:useLocalDpi xmlns:a14="http://schemas.microsoft.com/office/drawing/2010/main" val="0"/>
                        </a:ext>
                      </a:extLst>
                    </a:blip>
                    <a:stretch>
                      <a:fillRect/>
                    </a:stretch>
                  </pic:blipFill>
                  <pic:spPr>
                    <a:xfrm>
                      <a:off x="0" y="0"/>
                      <a:ext cx="2257425" cy="1066800"/>
                    </a:xfrm>
                    <a:prstGeom prst="rect">
                      <a:avLst/>
                    </a:prstGeom>
                  </pic:spPr>
                </pic:pic>
              </a:graphicData>
            </a:graphic>
          </wp:inline>
        </w:drawing>
      </w:r>
    </w:p>
    <w:p w14:paraId="2B36893A" w14:textId="60A53CDF" w:rsidR="264808B9" w:rsidRPr="009711F1" w:rsidRDefault="3BAA2E46" w:rsidP="3E4D22A9">
      <w:pPr>
        <w:pStyle w:val="Caption"/>
        <w:spacing w:line="360" w:lineRule="auto"/>
        <w:jc w:val="both"/>
      </w:pPr>
      <w:bookmarkStart w:id="39" w:name="_Toc68892091"/>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4</w:t>
      </w:r>
      <w:r w:rsidR="264808B9" w:rsidRPr="009711F1">
        <w:fldChar w:fldCharType="end"/>
      </w:r>
      <w:r w:rsidRPr="009711F1">
        <w:t>: Modul: Korpus</w:t>
      </w:r>
      <w:bookmarkEnd w:id="39"/>
    </w:p>
    <w:p w14:paraId="3896F2C5" w14:textId="3D4B04DA" w:rsidR="264808B9" w:rsidRDefault="264808B9" w:rsidP="3E4D22A9">
      <w:pPr>
        <w:spacing w:line="360" w:lineRule="auto"/>
        <w:jc w:val="both"/>
        <w:rPr>
          <w:sz w:val="24"/>
          <w:szCs w:val="24"/>
        </w:rPr>
      </w:pPr>
    </w:p>
    <w:p w14:paraId="10DCF968" w14:textId="2B101983" w:rsidR="264808B9" w:rsidRPr="00DD1B6B" w:rsidRDefault="75280D47" w:rsidP="00007480">
      <w:pPr>
        <w:pStyle w:val="Heading3"/>
      </w:pPr>
      <w:bookmarkStart w:id="40" w:name="_Toc68642417"/>
      <w:bookmarkStart w:id="41" w:name="_Toc68892132"/>
      <w:r w:rsidRPr="00DD1B6B">
        <w:t>Gledalec korpusa</w:t>
      </w:r>
      <w:bookmarkEnd w:id="40"/>
      <w:bookmarkEnd w:id="41"/>
    </w:p>
    <w:p w14:paraId="06887F6B" w14:textId="38E4E81A" w:rsidR="264808B9" w:rsidRDefault="3BAA2E46" w:rsidP="3E4D22A9">
      <w:pPr>
        <w:spacing w:line="360" w:lineRule="auto"/>
        <w:jc w:val="both"/>
        <w:rPr>
          <w:sz w:val="24"/>
          <w:szCs w:val="24"/>
        </w:rPr>
      </w:pPr>
      <w:r w:rsidRPr="3E4D22A9">
        <w:rPr>
          <w:sz w:val="24"/>
          <w:szCs w:val="24"/>
        </w:rPr>
        <w:t xml:space="preserve">Gledalec </w:t>
      </w:r>
      <w:r w:rsidR="006107EE">
        <w:rPr>
          <w:sz w:val="24"/>
          <w:szCs w:val="24"/>
        </w:rPr>
        <w:t xml:space="preserve">korpusa oz. </w:t>
      </w:r>
      <w:r w:rsidR="004420F1">
        <w:rPr>
          <w:sz w:val="24"/>
          <w:szCs w:val="24"/>
        </w:rPr>
        <w:t>angl.</w:t>
      </w:r>
      <w:r w:rsidR="006107EE">
        <w:rPr>
          <w:sz w:val="24"/>
          <w:szCs w:val="24"/>
        </w:rPr>
        <w:t xml:space="preserve"> c</w:t>
      </w:r>
      <w:r w:rsidR="007519F8">
        <w:rPr>
          <w:sz w:val="24"/>
          <w:szCs w:val="24"/>
        </w:rPr>
        <w:t>orpus viewer, nam prikaže kako je besedilo urejen v modulu korpus. V primeru da so besedila urejena v mape ali podmape se to prikaže v njem. Če je dokumentu prirejena vrednost bo videna v tem modulu.</w:t>
      </w:r>
    </w:p>
    <w:p w14:paraId="1E5DD63C" w14:textId="77777777" w:rsidR="264808B9" w:rsidRDefault="3BAA2E46" w:rsidP="0014306B">
      <w:pPr>
        <w:spacing w:line="360" w:lineRule="auto"/>
        <w:jc w:val="both"/>
        <w:rPr>
          <w:sz w:val="24"/>
          <w:szCs w:val="24"/>
        </w:rPr>
      </w:pPr>
      <w:r>
        <w:rPr>
          <w:noProof/>
        </w:rPr>
        <w:drawing>
          <wp:inline distT="0" distB="0" distL="0" distR="0" wp14:anchorId="6A42F333" wp14:editId="69184A8F">
            <wp:extent cx="2200275" cy="1038225"/>
            <wp:effectExtent l="0" t="0" r="9525" b="9525"/>
            <wp:docPr id="2140773105"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7"/>
                    <pic:cNvPicPr/>
                  </pic:nvPicPr>
                  <pic:blipFill>
                    <a:blip r:embed="rId24">
                      <a:extLst>
                        <a:ext uri="{28A0092B-C50C-407E-A947-70E740481C1C}">
                          <a14:useLocalDpi xmlns:a14="http://schemas.microsoft.com/office/drawing/2010/main" val="0"/>
                        </a:ext>
                      </a:extLst>
                    </a:blip>
                    <a:stretch>
                      <a:fillRect/>
                    </a:stretch>
                  </pic:blipFill>
                  <pic:spPr>
                    <a:xfrm>
                      <a:off x="0" y="0"/>
                      <a:ext cx="2200275" cy="1038225"/>
                    </a:xfrm>
                    <a:prstGeom prst="rect">
                      <a:avLst/>
                    </a:prstGeom>
                  </pic:spPr>
                </pic:pic>
              </a:graphicData>
            </a:graphic>
          </wp:inline>
        </w:drawing>
      </w:r>
    </w:p>
    <w:p w14:paraId="637A2034" w14:textId="24A694E1" w:rsidR="264808B9" w:rsidRPr="009711F1" w:rsidRDefault="3BAA2E46" w:rsidP="3E4D22A9">
      <w:pPr>
        <w:pStyle w:val="Caption"/>
        <w:spacing w:line="360" w:lineRule="auto"/>
        <w:jc w:val="both"/>
      </w:pPr>
      <w:bookmarkStart w:id="42" w:name="_Toc68892092"/>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5</w:t>
      </w:r>
      <w:r w:rsidR="264808B9" w:rsidRPr="009711F1">
        <w:fldChar w:fldCharType="end"/>
      </w:r>
      <w:r w:rsidRPr="009711F1">
        <w:t>: Modul: Gledalec korpusa</w:t>
      </w:r>
      <w:bookmarkEnd w:id="42"/>
    </w:p>
    <w:p w14:paraId="0AF0395D" w14:textId="77777777" w:rsidR="00C35B5E" w:rsidRDefault="00C35B5E" w:rsidP="00C35B5E">
      <w:bookmarkStart w:id="43" w:name="_Toc68642418"/>
      <w:bookmarkStart w:id="44" w:name="_Toc68892133"/>
    </w:p>
    <w:p w14:paraId="48EDF26A" w14:textId="0E8477AF" w:rsidR="264808B9" w:rsidRPr="00DD1B6B" w:rsidRDefault="30FFFEDF" w:rsidP="00007480">
      <w:pPr>
        <w:pStyle w:val="Heading3"/>
      </w:pPr>
      <w:r w:rsidRPr="00DD1B6B">
        <w:t>Obdelava besedila</w:t>
      </w:r>
      <w:bookmarkEnd w:id="43"/>
      <w:bookmarkEnd w:id="44"/>
    </w:p>
    <w:p w14:paraId="11FE5A4C" w14:textId="450DA9C4" w:rsidR="006107EE" w:rsidRDefault="00536ABD" w:rsidP="3E4D22A9">
      <w:pPr>
        <w:spacing w:line="360" w:lineRule="auto"/>
        <w:jc w:val="both"/>
        <w:rPr>
          <w:sz w:val="24"/>
          <w:szCs w:val="24"/>
        </w:rPr>
      </w:pPr>
      <w:r>
        <w:rPr>
          <w:sz w:val="24"/>
          <w:szCs w:val="24"/>
        </w:rPr>
        <w:t xml:space="preserve">Obdelava besedila oz. </w:t>
      </w:r>
      <w:r w:rsidR="004420F1">
        <w:rPr>
          <w:sz w:val="24"/>
          <w:szCs w:val="24"/>
        </w:rPr>
        <w:t>angl.</w:t>
      </w:r>
      <w:r w:rsidR="006107EE">
        <w:rPr>
          <w:sz w:val="24"/>
          <w:szCs w:val="24"/>
        </w:rPr>
        <w:t xml:space="preserve"> pr</w:t>
      </w:r>
      <w:r>
        <w:rPr>
          <w:sz w:val="24"/>
          <w:szCs w:val="24"/>
        </w:rPr>
        <w:t xml:space="preserve">eprocess text, nam uredi besedila za bolj pravilno analizo. V njem so različne nastavitve, ki lahko avtomatsko uredijo besedilo za pravilnejšo prihodnjo analizo. </w:t>
      </w:r>
      <w:r w:rsidR="00975DE7">
        <w:rPr>
          <w:sz w:val="24"/>
          <w:szCs w:val="24"/>
        </w:rPr>
        <w:t xml:space="preserve">Spremeni lahko velike in male začetnice, odstrani linke, odstrani naglase, odstrani veznike in druge želene besede ki jih lahko določi uporabnik, lematizira besedilo itd. </w:t>
      </w:r>
    </w:p>
    <w:p w14:paraId="5E101B58" w14:textId="65DAE1CF" w:rsidR="006107EE" w:rsidRDefault="006107EE" w:rsidP="3E4D22A9">
      <w:pPr>
        <w:spacing w:line="360" w:lineRule="auto"/>
        <w:jc w:val="both"/>
        <w:rPr>
          <w:sz w:val="24"/>
          <w:szCs w:val="24"/>
        </w:rPr>
      </w:pPr>
      <w:r>
        <w:rPr>
          <w:noProof/>
        </w:rPr>
        <w:drawing>
          <wp:inline distT="0" distB="0" distL="0" distR="0" wp14:anchorId="10842643" wp14:editId="0FEFD7C2">
            <wp:extent cx="2457450" cy="971550"/>
            <wp:effectExtent l="0" t="0" r="0" b="0"/>
            <wp:docPr id="1621312864"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9"/>
                    <pic:cNvPicPr/>
                  </pic:nvPicPr>
                  <pic:blipFill>
                    <a:blip r:embed="rId25">
                      <a:extLst>
                        <a:ext uri="{28A0092B-C50C-407E-A947-70E740481C1C}">
                          <a14:useLocalDpi xmlns:a14="http://schemas.microsoft.com/office/drawing/2010/main" val="0"/>
                        </a:ext>
                      </a:extLst>
                    </a:blip>
                    <a:stretch>
                      <a:fillRect/>
                    </a:stretch>
                  </pic:blipFill>
                  <pic:spPr>
                    <a:xfrm>
                      <a:off x="0" y="0"/>
                      <a:ext cx="2457450" cy="971550"/>
                    </a:xfrm>
                    <a:prstGeom prst="rect">
                      <a:avLst/>
                    </a:prstGeom>
                  </pic:spPr>
                </pic:pic>
              </a:graphicData>
            </a:graphic>
          </wp:inline>
        </w:drawing>
      </w:r>
    </w:p>
    <w:p w14:paraId="6B60453C" w14:textId="4CA14D49" w:rsidR="006107EE" w:rsidRPr="00927F37" w:rsidRDefault="006107EE" w:rsidP="00927F37">
      <w:pPr>
        <w:pStyle w:val="Caption"/>
        <w:spacing w:line="360" w:lineRule="auto"/>
        <w:jc w:val="both"/>
      </w:pPr>
      <w:bookmarkStart w:id="45" w:name="_Toc68892093"/>
      <w:r w:rsidRPr="009711F1">
        <w:t xml:space="preserve">Slika </w:t>
      </w:r>
      <w:r w:rsidRPr="009711F1">
        <w:fldChar w:fldCharType="begin"/>
      </w:r>
      <w:r w:rsidRPr="009711F1">
        <w:instrText>SEQ Slika \* ARABIC</w:instrText>
      </w:r>
      <w:r w:rsidRPr="009711F1">
        <w:fldChar w:fldCharType="separate"/>
      </w:r>
      <w:r w:rsidR="004A7911">
        <w:rPr>
          <w:noProof/>
        </w:rPr>
        <w:t>6</w:t>
      </w:r>
      <w:r w:rsidRPr="009711F1">
        <w:fldChar w:fldCharType="end"/>
      </w:r>
      <w:r w:rsidRPr="009711F1">
        <w:t>: Modul: Obdelava besedila</w:t>
      </w:r>
      <w:bookmarkEnd w:id="45"/>
    </w:p>
    <w:p w14:paraId="2528169D" w14:textId="77777777" w:rsidR="00992166" w:rsidRDefault="006107EE" w:rsidP="00992166">
      <w:pPr>
        <w:keepNext/>
        <w:spacing w:line="360" w:lineRule="auto"/>
        <w:jc w:val="both"/>
      </w:pPr>
      <w:r>
        <w:rPr>
          <w:noProof/>
        </w:rPr>
        <w:lastRenderedPageBreak/>
        <w:drawing>
          <wp:inline distT="0" distB="0" distL="0" distR="0" wp14:anchorId="040ECE37" wp14:editId="09B38C4E">
            <wp:extent cx="2911668" cy="3761117"/>
            <wp:effectExtent l="0" t="0" r="317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26">
                      <a:extLst>
                        <a:ext uri="{28A0092B-C50C-407E-A947-70E740481C1C}">
                          <a14:useLocalDpi xmlns:a14="http://schemas.microsoft.com/office/drawing/2010/main" val="0"/>
                        </a:ext>
                      </a:extLst>
                    </a:blip>
                    <a:stretch>
                      <a:fillRect/>
                    </a:stretch>
                  </pic:blipFill>
                  <pic:spPr>
                    <a:xfrm>
                      <a:off x="0" y="0"/>
                      <a:ext cx="2911668" cy="3761117"/>
                    </a:xfrm>
                    <a:prstGeom prst="rect">
                      <a:avLst/>
                    </a:prstGeom>
                  </pic:spPr>
                </pic:pic>
              </a:graphicData>
            </a:graphic>
          </wp:inline>
        </w:drawing>
      </w:r>
    </w:p>
    <w:p w14:paraId="69F6AE0F" w14:textId="27AF2327" w:rsidR="264808B9" w:rsidRDefault="00992166" w:rsidP="00992166">
      <w:pPr>
        <w:pStyle w:val="Caption"/>
        <w:jc w:val="both"/>
      </w:pPr>
      <w:bookmarkStart w:id="46" w:name="_Toc68892094"/>
      <w:r>
        <w:t xml:space="preserve">Slika </w:t>
      </w:r>
      <w:r>
        <w:fldChar w:fldCharType="begin"/>
      </w:r>
      <w:r>
        <w:instrText xml:space="preserve"> SEQ Slika \* ARABIC </w:instrText>
      </w:r>
      <w:r>
        <w:fldChar w:fldCharType="separate"/>
      </w:r>
      <w:r w:rsidR="004A7911">
        <w:rPr>
          <w:noProof/>
        </w:rPr>
        <w:t>7</w:t>
      </w:r>
      <w:r>
        <w:fldChar w:fldCharType="end"/>
      </w:r>
      <w:r>
        <w:t xml:space="preserve">: Prikaz nastavitev v modulu obdelave </w:t>
      </w:r>
      <w:r w:rsidR="0039699C">
        <w:t>besedila</w:t>
      </w:r>
      <w:bookmarkEnd w:id="46"/>
    </w:p>
    <w:p w14:paraId="4AF2B085" w14:textId="77777777" w:rsidR="00D07788" w:rsidRDefault="00D07788" w:rsidP="00D07788"/>
    <w:p w14:paraId="38599954" w14:textId="7064BA84" w:rsidR="00504AA7" w:rsidRPr="00DD1B6B" w:rsidRDefault="00504AA7" w:rsidP="00007480">
      <w:pPr>
        <w:pStyle w:val="Heading3"/>
      </w:pPr>
      <w:bookmarkStart w:id="47" w:name="_Toc68892134"/>
      <w:r w:rsidRPr="00DD1B6B">
        <w:t>Oblak besed</w:t>
      </w:r>
      <w:bookmarkEnd w:id="47"/>
    </w:p>
    <w:p w14:paraId="318980D0" w14:textId="49BBA32E" w:rsidR="3B582136" w:rsidRPr="00504AA7" w:rsidRDefault="00504AA7" w:rsidP="33FED43C">
      <w:pPr>
        <w:rPr>
          <w:rFonts w:ascii="Calibri" w:eastAsia="Calibri" w:hAnsi="Calibri" w:cs="Calibri"/>
          <w:sz w:val="24"/>
          <w:szCs w:val="24"/>
        </w:rPr>
      </w:pPr>
      <w:r w:rsidRPr="35FED077">
        <w:rPr>
          <w:rFonts w:ascii="Calibri" w:eastAsia="Calibri" w:hAnsi="Calibri" w:cs="Calibri"/>
          <w:sz w:val="24"/>
          <w:szCs w:val="24"/>
        </w:rPr>
        <w:t>Oblak besed</w:t>
      </w:r>
      <w:r w:rsidRPr="35FED077" w:rsidDel="00AE5ED8">
        <w:rPr>
          <w:rFonts w:ascii="Calibri" w:eastAsia="Calibri" w:hAnsi="Calibri" w:cs="Calibri"/>
          <w:sz w:val="24"/>
          <w:szCs w:val="24"/>
        </w:rPr>
        <w:t xml:space="preserve"> </w:t>
      </w:r>
      <w:r w:rsidRPr="35FED077">
        <w:rPr>
          <w:rFonts w:ascii="Calibri" w:eastAsia="Calibri" w:hAnsi="Calibri" w:cs="Calibri"/>
          <w:sz w:val="24"/>
          <w:szCs w:val="24"/>
        </w:rPr>
        <w:t xml:space="preserve">oz. </w:t>
      </w:r>
      <w:r w:rsidR="004420F1">
        <w:rPr>
          <w:rFonts w:ascii="Calibri" w:eastAsia="Calibri" w:hAnsi="Calibri" w:cs="Calibri"/>
          <w:sz w:val="24"/>
          <w:szCs w:val="24"/>
        </w:rPr>
        <w:t>angl.</w:t>
      </w:r>
      <w:r w:rsidRPr="35FED077">
        <w:rPr>
          <w:rFonts w:ascii="Calibri" w:eastAsia="Calibri" w:hAnsi="Calibri" w:cs="Calibri"/>
          <w:sz w:val="24"/>
          <w:szCs w:val="24"/>
        </w:rPr>
        <w:t xml:space="preserve"> Word cloud, prikaže frekvenco ponavljanja besede v besedilu z velikostjo. Višja kot je frekvenca ponavljanja besede v besedilu</w:t>
      </w:r>
      <w:r w:rsidR="00EE1D19">
        <w:rPr>
          <w:rFonts w:ascii="Calibri" w:eastAsia="Calibri" w:hAnsi="Calibri" w:cs="Calibri"/>
          <w:sz w:val="24"/>
          <w:szCs w:val="24"/>
        </w:rPr>
        <w:t>,</w:t>
      </w:r>
      <w:r w:rsidRPr="35FED077">
        <w:rPr>
          <w:rFonts w:ascii="Calibri" w:eastAsia="Calibri" w:hAnsi="Calibri" w:cs="Calibri"/>
          <w:sz w:val="24"/>
          <w:szCs w:val="24"/>
        </w:rPr>
        <w:t xml:space="preserve"> večja je prikazana beseda.</w:t>
      </w:r>
    </w:p>
    <w:p w14:paraId="70C1D3DF" w14:textId="6D15B13E" w:rsidR="3B582136" w:rsidRDefault="3B582136" w:rsidP="33FED43C">
      <w:r>
        <w:rPr>
          <w:noProof/>
        </w:rPr>
        <w:drawing>
          <wp:inline distT="0" distB="0" distL="0" distR="0" wp14:anchorId="562CC3BC" wp14:editId="2D0C5C23">
            <wp:extent cx="2257425" cy="1085850"/>
            <wp:effectExtent l="0" t="0" r="0" b="0"/>
            <wp:docPr id="278236289" name="Slika 27823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78236289"/>
                    <pic:cNvPicPr/>
                  </pic:nvPicPr>
                  <pic:blipFill>
                    <a:blip r:embed="rId27">
                      <a:extLst>
                        <a:ext uri="{28A0092B-C50C-407E-A947-70E740481C1C}">
                          <a14:useLocalDpi xmlns:a14="http://schemas.microsoft.com/office/drawing/2010/main" val="0"/>
                        </a:ext>
                      </a:extLst>
                    </a:blip>
                    <a:stretch>
                      <a:fillRect/>
                    </a:stretch>
                  </pic:blipFill>
                  <pic:spPr>
                    <a:xfrm>
                      <a:off x="0" y="0"/>
                      <a:ext cx="2257425" cy="1085850"/>
                    </a:xfrm>
                    <a:prstGeom prst="rect">
                      <a:avLst/>
                    </a:prstGeom>
                  </pic:spPr>
                </pic:pic>
              </a:graphicData>
            </a:graphic>
          </wp:inline>
        </w:drawing>
      </w:r>
    </w:p>
    <w:p w14:paraId="3BDA1B5C" w14:textId="723CBB2C" w:rsidR="5D90D835" w:rsidRPr="00DD1B6B" w:rsidRDefault="5D90D835" w:rsidP="00007480">
      <w:pPr>
        <w:pStyle w:val="Heading3"/>
      </w:pPr>
      <w:bookmarkStart w:id="48" w:name="_Toc68642419"/>
      <w:bookmarkStart w:id="49" w:name="_Toc68892135"/>
      <w:r w:rsidRPr="00DD1B6B">
        <w:lastRenderedPageBreak/>
        <w:t>Sentimentalna analiza</w:t>
      </w:r>
      <w:bookmarkEnd w:id="48"/>
      <w:bookmarkEnd w:id="49"/>
    </w:p>
    <w:p w14:paraId="09BE42B9" w14:textId="65CA8F4F" w:rsidR="264808B9" w:rsidRDefault="3BAA2E46" w:rsidP="00C35B5E">
      <w:pPr>
        <w:keepNext/>
        <w:spacing w:line="360" w:lineRule="auto"/>
        <w:jc w:val="both"/>
        <w:rPr>
          <w:sz w:val="24"/>
          <w:szCs w:val="24"/>
        </w:rPr>
      </w:pPr>
      <w:r w:rsidRPr="3E4D22A9">
        <w:rPr>
          <w:sz w:val="24"/>
          <w:szCs w:val="24"/>
        </w:rPr>
        <w:t>Sent</w:t>
      </w:r>
      <w:r w:rsidR="006107EE">
        <w:rPr>
          <w:sz w:val="24"/>
          <w:szCs w:val="24"/>
        </w:rPr>
        <w:t xml:space="preserve">imentalna analiza oz. </w:t>
      </w:r>
      <w:r w:rsidR="004420F1">
        <w:rPr>
          <w:sz w:val="24"/>
          <w:szCs w:val="24"/>
        </w:rPr>
        <w:t>angl.</w:t>
      </w:r>
      <w:r w:rsidR="006107EE">
        <w:rPr>
          <w:sz w:val="24"/>
          <w:szCs w:val="24"/>
        </w:rPr>
        <w:t xml:space="preserve"> sentiment </w:t>
      </w:r>
      <w:r w:rsidR="006107EE" w:rsidRPr="00EC364A">
        <w:rPr>
          <w:sz w:val="24"/>
          <w:szCs w:val="24"/>
          <w:lang w:val="en-GB"/>
        </w:rPr>
        <w:t>analysis</w:t>
      </w:r>
      <w:r w:rsidR="006107EE">
        <w:rPr>
          <w:sz w:val="24"/>
          <w:szCs w:val="24"/>
        </w:rPr>
        <w:t xml:space="preserve"> poda sentimentalno vrednost posamezni besedi v besedilu oz. poda sentimentalno vrednost celotnega besedila. </w:t>
      </w:r>
    </w:p>
    <w:p w14:paraId="6B3D664B" w14:textId="77777777" w:rsidR="264808B9" w:rsidRDefault="3BAA2E46" w:rsidP="0014306B">
      <w:pPr>
        <w:spacing w:line="360" w:lineRule="auto"/>
        <w:rPr>
          <w:sz w:val="24"/>
          <w:szCs w:val="24"/>
        </w:rPr>
      </w:pPr>
      <w:r>
        <w:rPr>
          <w:noProof/>
        </w:rPr>
        <w:drawing>
          <wp:inline distT="0" distB="0" distL="0" distR="0" wp14:anchorId="5EC56457" wp14:editId="4A6C3DFC">
            <wp:extent cx="2638425" cy="1028700"/>
            <wp:effectExtent l="0" t="0" r="9525" b="0"/>
            <wp:docPr id="741418714"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0"/>
                    <pic:cNvPicPr/>
                  </pic:nvPicPr>
                  <pic:blipFill>
                    <a:blip r:embed="rId28">
                      <a:extLst>
                        <a:ext uri="{28A0092B-C50C-407E-A947-70E740481C1C}">
                          <a14:useLocalDpi xmlns:a14="http://schemas.microsoft.com/office/drawing/2010/main" val="0"/>
                        </a:ext>
                      </a:extLst>
                    </a:blip>
                    <a:stretch>
                      <a:fillRect/>
                    </a:stretch>
                  </pic:blipFill>
                  <pic:spPr>
                    <a:xfrm>
                      <a:off x="0" y="0"/>
                      <a:ext cx="2638425" cy="1028700"/>
                    </a:xfrm>
                    <a:prstGeom prst="rect">
                      <a:avLst/>
                    </a:prstGeom>
                  </pic:spPr>
                </pic:pic>
              </a:graphicData>
            </a:graphic>
          </wp:inline>
        </w:drawing>
      </w:r>
    </w:p>
    <w:p w14:paraId="5AE68062" w14:textId="2B5526B3" w:rsidR="264808B9" w:rsidRPr="009711F1" w:rsidRDefault="3BAA2E46" w:rsidP="3E4D22A9">
      <w:pPr>
        <w:pStyle w:val="Caption"/>
        <w:spacing w:line="360" w:lineRule="auto"/>
        <w:jc w:val="both"/>
      </w:pPr>
      <w:bookmarkStart w:id="50" w:name="_Toc68892095"/>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8</w:t>
      </w:r>
      <w:r w:rsidR="264808B9" w:rsidRPr="009711F1">
        <w:fldChar w:fldCharType="end"/>
      </w:r>
      <w:r w:rsidRPr="009711F1">
        <w:t>: Modul: Sentimentalna analiza</w:t>
      </w:r>
      <w:bookmarkEnd w:id="50"/>
    </w:p>
    <w:p w14:paraId="584AB3B4" w14:textId="77777777" w:rsidR="264808B9" w:rsidRDefault="264808B9" w:rsidP="3E4D22A9">
      <w:pPr>
        <w:pStyle w:val="ListParagraph"/>
        <w:spacing w:line="360" w:lineRule="auto"/>
        <w:jc w:val="both"/>
        <w:rPr>
          <w:sz w:val="24"/>
          <w:szCs w:val="24"/>
        </w:rPr>
      </w:pPr>
    </w:p>
    <w:p w14:paraId="483CC4A2" w14:textId="348F02E2" w:rsidR="264808B9" w:rsidRPr="00DD1B6B" w:rsidRDefault="0EC1DF53" w:rsidP="00007480">
      <w:pPr>
        <w:pStyle w:val="Heading3"/>
      </w:pPr>
      <w:bookmarkStart w:id="51" w:name="_Toc68642420"/>
      <w:bookmarkStart w:id="52" w:name="_Toc68892136"/>
      <w:r w:rsidRPr="00DD1B6B">
        <w:t>Vreča besed</w:t>
      </w:r>
      <w:bookmarkEnd w:id="51"/>
      <w:bookmarkEnd w:id="52"/>
    </w:p>
    <w:p w14:paraId="77CF525C" w14:textId="4A37C45E" w:rsidR="264808B9" w:rsidRDefault="006107EE" w:rsidP="3E4D22A9">
      <w:pPr>
        <w:spacing w:line="360" w:lineRule="auto"/>
        <w:jc w:val="both"/>
        <w:rPr>
          <w:sz w:val="24"/>
          <w:szCs w:val="24"/>
        </w:rPr>
      </w:pPr>
      <w:r>
        <w:rPr>
          <w:sz w:val="24"/>
          <w:szCs w:val="24"/>
        </w:rPr>
        <w:t xml:space="preserve">Vreča besed oz. </w:t>
      </w:r>
      <w:r w:rsidR="004420F1">
        <w:rPr>
          <w:sz w:val="24"/>
          <w:szCs w:val="24"/>
        </w:rPr>
        <w:t>angl.</w:t>
      </w:r>
      <w:r>
        <w:rPr>
          <w:sz w:val="24"/>
          <w:szCs w:val="24"/>
        </w:rPr>
        <w:t xml:space="preserve"> bag of words</w:t>
      </w:r>
      <w:r w:rsidR="00504AA7">
        <w:rPr>
          <w:sz w:val="24"/>
          <w:szCs w:val="24"/>
        </w:rPr>
        <w:t>,</w:t>
      </w:r>
      <w:r>
        <w:rPr>
          <w:sz w:val="24"/>
          <w:szCs w:val="24"/>
        </w:rPr>
        <w:t xml:space="preserve"> prikaže število ponovitve besede v besedilu oz. dokumenta v datoteki. </w:t>
      </w:r>
    </w:p>
    <w:p w14:paraId="1100C6B7" w14:textId="77777777" w:rsidR="264808B9" w:rsidRDefault="3BAA2E46" w:rsidP="0014306B">
      <w:pPr>
        <w:spacing w:line="360" w:lineRule="auto"/>
        <w:jc w:val="both"/>
        <w:rPr>
          <w:sz w:val="24"/>
          <w:szCs w:val="24"/>
        </w:rPr>
      </w:pPr>
      <w:r>
        <w:rPr>
          <w:noProof/>
        </w:rPr>
        <w:drawing>
          <wp:inline distT="0" distB="0" distL="0" distR="0" wp14:anchorId="5CF3F57F" wp14:editId="0C2D016C">
            <wp:extent cx="2047875" cy="952500"/>
            <wp:effectExtent l="0" t="0" r="9525" b="0"/>
            <wp:docPr id="1831820680"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1"/>
                    <pic:cNvPicPr/>
                  </pic:nvPicPr>
                  <pic:blipFill>
                    <a:blip r:embed="rId29">
                      <a:extLst>
                        <a:ext uri="{28A0092B-C50C-407E-A947-70E740481C1C}">
                          <a14:useLocalDpi xmlns:a14="http://schemas.microsoft.com/office/drawing/2010/main" val="0"/>
                        </a:ext>
                      </a:extLst>
                    </a:blip>
                    <a:stretch>
                      <a:fillRect/>
                    </a:stretch>
                  </pic:blipFill>
                  <pic:spPr>
                    <a:xfrm>
                      <a:off x="0" y="0"/>
                      <a:ext cx="2047875" cy="952500"/>
                    </a:xfrm>
                    <a:prstGeom prst="rect">
                      <a:avLst/>
                    </a:prstGeom>
                  </pic:spPr>
                </pic:pic>
              </a:graphicData>
            </a:graphic>
          </wp:inline>
        </w:drawing>
      </w:r>
    </w:p>
    <w:p w14:paraId="6740A548" w14:textId="0D10C39C" w:rsidR="264808B9" w:rsidRPr="009711F1" w:rsidRDefault="3BAA2E46" w:rsidP="3E4D22A9">
      <w:pPr>
        <w:pStyle w:val="Caption"/>
        <w:spacing w:line="360" w:lineRule="auto"/>
        <w:jc w:val="both"/>
      </w:pPr>
      <w:bookmarkStart w:id="53" w:name="_Toc68892096"/>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9</w:t>
      </w:r>
      <w:r w:rsidR="264808B9" w:rsidRPr="009711F1">
        <w:fldChar w:fldCharType="end"/>
      </w:r>
      <w:r w:rsidRPr="009711F1">
        <w:t>: Modul: Vreča besed</w:t>
      </w:r>
      <w:bookmarkEnd w:id="53"/>
    </w:p>
    <w:p w14:paraId="676F6D9F" w14:textId="77777777" w:rsidR="00D07788" w:rsidRPr="00D07788" w:rsidRDefault="00D07788" w:rsidP="00D07788"/>
    <w:p w14:paraId="32D5F986" w14:textId="3B83AB43" w:rsidR="264808B9" w:rsidRPr="00DD1B6B" w:rsidRDefault="14DCCBA1" w:rsidP="00007480">
      <w:pPr>
        <w:pStyle w:val="Heading3"/>
      </w:pPr>
      <w:bookmarkStart w:id="54" w:name="_Toc68642421"/>
      <w:bookmarkStart w:id="55" w:name="_Toc68892137"/>
      <w:r w:rsidRPr="00DD1B6B">
        <w:t>Razdalje</w:t>
      </w:r>
      <w:bookmarkEnd w:id="54"/>
      <w:bookmarkEnd w:id="55"/>
    </w:p>
    <w:p w14:paraId="66A0A476" w14:textId="43190C65" w:rsidR="264808B9" w:rsidRDefault="006107EE" w:rsidP="3E4D22A9">
      <w:pPr>
        <w:spacing w:line="360" w:lineRule="auto"/>
        <w:jc w:val="both"/>
        <w:rPr>
          <w:sz w:val="24"/>
          <w:szCs w:val="24"/>
        </w:rPr>
      </w:pPr>
      <w:r>
        <w:rPr>
          <w:sz w:val="24"/>
          <w:szCs w:val="24"/>
        </w:rPr>
        <w:t xml:space="preserve">Razdalje oz. </w:t>
      </w:r>
      <w:r w:rsidR="004420F1">
        <w:rPr>
          <w:sz w:val="24"/>
          <w:szCs w:val="24"/>
        </w:rPr>
        <w:t>angl.</w:t>
      </w:r>
      <w:r>
        <w:rPr>
          <w:sz w:val="24"/>
          <w:szCs w:val="24"/>
        </w:rPr>
        <w:t xml:space="preserve"> distances, izračuna posamezne razdalje med stolpci in vrsticami. Razdalje so lahko normalizirane z različnimi funkcijami. Za procesiranje besedil je najbolj optimalna </w:t>
      </w:r>
      <w:r w:rsidR="00EC364A">
        <w:rPr>
          <w:sz w:val="24"/>
          <w:szCs w:val="24"/>
        </w:rPr>
        <w:t>evklidska</w:t>
      </w:r>
      <w:r>
        <w:rPr>
          <w:sz w:val="24"/>
          <w:szCs w:val="24"/>
        </w:rPr>
        <w:t xml:space="preserve"> funkcija.</w:t>
      </w:r>
      <w:r w:rsidR="00EC364A">
        <w:rPr>
          <w:sz w:val="24"/>
          <w:szCs w:val="24"/>
        </w:rPr>
        <w:t xml:space="preserve"> Končni rezultat je matrica podatkov ter njihovi odnosi.</w:t>
      </w:r>
    </w:p>
    <w:p w14:paraId="17E45611" w14:textId="77777777" w:rsidR="264808B9" w:rsidRDefault="3BAA2E46" w:rsidP="0014306B">
      <w:pPr>
        <w:spacing w:line="360" w:lineRule="auto"/>
        <w:jc w:val="both"/>
        <w:rPr>
          <w:sz w:val="24"/>
          <w:szCs w:val="24"/>
        </w:rPr>
      </w:pPr>
      <w:r>
        <w:rPr>
          <w:noProof/>
        </w:rPr>
        <w:drawing>
          <wp:inline distT="0" distB="0" distL="0" distR="0" wp14:anchorId="6DF52EF0" wp14:editId="6A6F501D">
            <wp:extent cx="2085975" cy="1095375"/>
            <wp:effectExtent l="0" t="0" r="9525" b="9525"/>
            <wp:docPr id="882506167"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2"/>
                    <pic:cNvPicPr/>
                  </pic:nvPicPr>
                  <pic:blipFill>
                    <a:blip r:embed="rId30">
                      <a:extLst>
                        <a:ext uri="{28A0092B-C50C-407E-A947-70E740481C1C}">
                          <a14:useLocalDpi xmlns:a14="http://schemas.microsoft.com/office/drawing/2010/main" val="0"/>
                        </a:ext>
                      </a:extLst>
                    </a:blip>
                    <a:stretch>
                      <a:fillRect/>
                    </a:stretch>
                  </pic:blipFill>
                  <pic:spPr>
                    <a:xfrm>
                      <a:off x="0" y="0"/>
                      <a:ext cx="2085975" cy="1095375"/>
                    </a:xfrm>
                    <a:prstGeom prst="rect">
                      <a:avLst/>
                    </a:prstGeom>
                  </pic:spPr>
                </pic:pic>
              </a:graphicData>
            </a:graphic>
          </wp:inline>
        </w:drawing>
      </w:r>
    </w:p>
    <w:p w14:paraId="4995D12A" w14:textId="00923002" w:rsidR="264808B9" w:rsidRPr="009711F1" w:rsidRDefault="3BAA2E46" w:rsidP="3E4D22A9">
      <w:pPr>
        <w:pStyle w:val="Caption"/>
        <w:spacing w:line="360" w:lineRule="auto"/>
        <w:jc w:val="both"/>
      </w:pPr>
      <w:bookmarkStart w:id="56" w:name="_Toc68892097"/>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10</w:t>
      </w:r>
      <w:r w:rsidR="264808B9" w:rsidRPr="009711F1">
        <w:fldChar w:fldCharType="end"/>
      </w:r>
      <w:r w:rsidRPr="009711F1">
        <w:t>: Modul: Razdalje</w:t>
      </w:r>
      <w:bookmarkEnd w:id="56"/>
    </w:p>
    <w:p w14:paraId="5D04BA84" w14:textId="6918E6DF" w:rsidR="264808B9" w:rsidRPr="00DD1B6B" w:rsidRDefault="3DF19B39" w:rsidP="00007480">
      <w:pPr>
        <w:pStyle w:val="Heading3"/>
      </w:pPr>
      <w:bookmarkStart w:id="57" w:name="_Toc68642422"/>
      <w:bookmarkStart w:id="58" w:name="_Toc68892138"/>
      <w:r w:rsidRPr="00DD1B6B">
        <w:lastRenderedPageBreak/>
        <w:t>Hierarhično grozdenje</w:t>
      </w:r>
      <w:bookmarkEnd w:id="57"/>
      <w:bookmarkEnd w:id="58"/>
    </w:p>
    <w:p w14:paraId="0B63B792" w14:textId="386AA146" w:rsidR="264808B9" w:rsidRDefault="00A602A0" w:rsidP="3E4D22A9">
      <w:pPr>
        <w:spacing w:line="360" w:lineRule="auto"/>
        <w:jc w:val="both"/>
        <w:rPr>
          <w:sz w:val="24"/>
          <w:szCs w:val="24"/>
        </w:rPr>
      </w:pPr>
      <w:r>
        <w:rPr>
          <w:sz w:val="24"/>
          <w:szCs w:val="24"/>
        </w:rPr>
        <w:t xml:space="preserve">Hierarhično grozdenje oz. </w:t>
      </w:r>
      <w:r w:rsidR="004420F1">
        <w:rPr>
          <w:sz w:val="24"/>
          <w:szCs w:val="24"/>
        </w:rPr>
        <w:t>angl.</w:t>
      </w:r>
      <w:r>
        <w:rPr>
          <w:sz w:val="24"/>
          <w:szCs w:val="24"/>
        </w:rPr>
        <w:t xml:space="preserve"> hierarchical clustering, prikaže matrico podatkov, ki jo ustvari modul razdalje z hierarhičnim prikazom. </w:t>
      </w:r>
    </w:p>
    <w:p w14:paraId="6244DC8C" w14:textId="77777777" w:rsidR="264808B9" w:rsidRDefault="3BAA2E46" w:rsidP="0014306B">
      <w:pPr>
        <w:spacing w:line="360" w:lineRule="auto"/>
        <w:jc w:val="both"/>
        <w:rPr>
          <w:sz w:val="24"/>
          <w:szCs w:val="24"/>
        </w:rPr>
      </w:pPr>
      <w:r>
        <w:rPr>
          <w:noProof/>
        </w:rPr>
        <w:drawing>
          <wp:inline distT="0" distB="0" distL="0" distR="0" wp14:anchorId="10597F59" wp14:editId="2C1F666B">
            <wp:extent cx="2733675" cy="1028700"/>
            <wp:effectExtent l="0" t="0" r="9525" b="0"/>
            <wp:docPr id="1622850141"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3"/>
                    <pic:cNvPicPr/>
                  </pic:nvPicPr>
                  <pic:blipFill>
                    <a:blip r:embed="rId31">
                      <a:extLst>
                        <a:ext uri="{28A0092B-C50C-407E-A947-70E740481C1C}">
                          <a14:useLocalDpi xmlns:a14="http://schemas.microsoft.com/office/drawing/2010/main" val="0"/>
                        </a:ext>
                      </a:extLst>
                    </a:blip>
                    <a:stretch>
                      <a:fillRect/>
                    </a:stretch>
                  </pic:blipFill>
                  <pic:spPr>
                    <a:xfrm>
                      <a:off x="0" y="0"/>
                      <a:ext cx="2733675" cy="1028700"/>
                    </a:xfrm>
                    <a:prstGeom prst="rect">
                      <a:avLst/>
                    </a:prstGeom>
                  </pic:spPr>
                </pic:pic>
              </a:graphicData>
            </a:graphic>
          </wp:inline>
        </w:drawing>
      </w:r>
    </w:p>
    <w:p w14:paraId="7285AB66" w14:textId="63C46B69" w:rsidR="264808B9" w:rsidRPr="009711F1" w:rsidRDefault="3BAA2E46" w:rsidP="3E4D22A9">
      <w:pPr>
        <w:pStyle w:val="Caption"/>
        <w:spacing w:line="360" w:lineRule="auto"/>
        <w:jc w:val="both"/>
      </w:pPr>
      <w:bookmarkStart w:id="59" w:name="_Toc68892098"/>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11</w:t>
      </w:r>
      <w:r w:rsidR="264808B9" w:rsidRPr="009711F1">
        <w:fldChar w:fldCharType="end"/>
      </w:r>
      <w:r w:rsidRPr="009711F1">
        <w:t>: Modul: Hierarhično grozdenje</w:t>
      </w:r>
      <w:bookmarkEnd w:id="59"/>
    </w:p>
    <w:p w14:paraId="6EF6AF8E" w14:textId="4A0BBCED" w:rsidR="264808B9" w:rsidRPr="00DD1B6B" w:rsidRDefault="0FA7B741" w:rsidP="00007480">
      <w:pPr>
        <w:pStyle w:val="Heading3"/>
      </w:pPr>
      <w:bookmarkStart w:id="60" w:name="_Toc68642423"/>
      <w:bookmarkStart w:id="61" w:name="_Toc68892139"/>
      <w:r w:rsidRPr="00DD1B6B">
        <w:t>Podatkovna tabela</w:t>
      </w:r>
      <w:bookmarkEnd w:id="60"/>
      <w:bookmarkEnd w:id="61"/>
    </w:p>
    <w:p w14:paraId="68028B21" w14:textId="0E5E9DBD" w:rsidR="264808B9" w:rsidRDefault="00A602A0" w:rsidP="3E4D22A9">
      <w:pPr>
        <w:spacing w:line="360" w:lineRule="auto"/>
        <w:jc w:val="both"/>
        <w:rPr>
          <w:sz w:val="24"/>
          <w:szCs w:val="24"/>
        </w:rPr>
      </w:pPr>
      <w:r>
        <w:rPr>
          <w:sz w:val="24"/>
          <w:szCs w:val="24"/>
        </w:rPr>
        <w:t xml:space="preserve">Podatkovna tabela oz. </w:t>
      </w:r>
      <w:r w:rsidR="004420F1">
        <w:rPr>
          <w:sz w:val="24"/>
          <w:szCs w:val="24"/>
        </w:rPr>
        <w:t>angl.</w:t>
      </w:r>
      <w:r>
        <w:rPr>
          <w:sz w:val="24"/>
          <w:szCs w:val="24"/>
        </w:rPr>
        <w:t xml:space="preserve"> d</w:t>
      </w:r>
      <w:r w:rsidR="3BAA2E46" w:rsidRPr="3E4D22A9">
        <w:rPr>
          <w:sz w:val="24"/>
          <w:szCs w:val="24"/>
        </w:rPr>
        <w:t>ata</w:t>
      </w:r>
      <w:r>
        <w:rPr>
          <w:sz w:val="24"/>
          <w:szCs w:val="24"/>
        </w:rPr>
        <w:t xml:space="preserve"> table, prikaže vse podatke usmerjene vanj v obliki tabele.</w:t>
      </w:r>
    </w:p>
    <w:p w14:paraId="720B4D50" w14:textId="77777777" w:rsidR="264808B9" w:rsidRDefault="3BAA2E46" w:rsidP="0014306B">
      <w:pPr>
        <w:spacing w:line="360" w:lineRule="auto"/>
        <w:jc w:val="both"/>
        <w:rPr>
          <w:sz w:val="24"/>
          <w:szCs w:val="24"/>
        </w:rPr>
      </w:pPr>
      <w:r>
        <w:rPr>
          <w:noProof/>
        </w:rPr>
        <w:drawing>
          <wp:inline distT="0" distB="0" distL="0" distR="0" wp14:anchorId="7C0ADBF0" wp14:editId="013C0C49">
            <wp:extent cx="2171700" cy="1066800"/>
            <wp:effectExtent l="0" t="0" r="0" b="0"/>
            <wp:docPr id="1482707109"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8"/>
                    <pic:cNvPicPr/>
                  </pic:nvPicPr>
                  <pic:blipFill>
                    <a:blip r:embed="rId32">
                      <a:extLst>
                        <a:ext uri="{28A0092B-C50C-407E-A947-70E740481C1C}">
                          <a14:useLocalDpi xmlns:a14="http://schemas.microsoft.com/office/drawing/2010/main" val="0"/>
                        </a:ext>
                      </a:extLst>
                    </a:blip>
                    <a:stretch>
                      <a:fillRect/>
                    </a:stretch>
                  </pic:blipFill>
                  <pic:spPr>
                    <a:xfrm>
                      <a:off x="0" y="0"/>
                      <a:ext cx="2171700" cy="1066800"/>
                    </a:xfrm>
                    <a:prstGeom prst="rect">
                      <a:avLst/>
                    </a:prstGeom>
                  </pic:spPr>
                </pic:pic>
              </a:graphicData>
            </a:graphic>
          </wp:inline>
        </w:drawing>
      </w:r>
    </w:p>
    <w:p w14:paraId="15D5E989" w14:textId="5444A9D0" w:rsidR="264808B9" w:rsidRPr="009711F1" w:rsidRDefault="3BAA2E46" w:rsidP="3E4D22A9">
      <w:pPr>
        <w:pStyle w:val="Caption"/>
        <w:spacing w:line="360" w:lineRule="auto"/>
        <w:jc w:val="both"/>
      </w:pPr>
      <w:bookmarkStart w:id="62" w:name="_Toc68892099"/>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12</w:t>
      </w:r>
      <w:r w:rsidR="264808B9" w:rsidRPr="009711F1">
        <w:fldChar w:fldCharType="end"/>
      </w:r>
      <w:r w:rsidRPr="009711F1">
        <w:t>: Modul: podatkovna tabela</w:t>
      </w:r>
      <w:bookmarkEnd w:id="62"/>
    </w:p>
    <w:p w14:paraId="5DE52660" w14:textId="2621C8B0" w:rsidR="264808B9" w:rsidRPr="00DD1B6B" w:rsidRDefault="34C1C2D5" w:rsidP="00007480">
      <w:pPr>
        <w:pStyle w:val="Heading3"/>
      </w:pPr>
      <w:bookmarkStart w:id="63" w:name="_Toc68642424"/>
      <w:bookmarkStart w:id="64" w:name="_Toc68892140"/>
      <w:r w:rsidRPr="00DD1B6B">
        <w:t>Graf raztrosa</w:t>
      </w:r>
      <w:bookmarkEnd w:id="63"/>
      <w:bookmarkEnd w:id="64"/>
    </w:p>
    <w:p w14:paraId="155BDB37" w14:textId="581D6035" w:rsidR="264808B9" w:rsidRDefault="00A602A0" w:rsidP="3E4D22A9">
      <w:pPr>
        <w:spacing w:line="360" w:lineRule="auto"/>
        <w:jc w:val="both"/>
        <w:rPr>
          <w:sz w:val="24"/>
          <w:szCs w:val="24"/>
        </w:rPr>
      </w:pPr>
      <w:r>
        <w:rPr>
          <w:sz w:val="24"/>
          <w:szCs w:val="24"/>
        </w:rPr>
        <w:t xml:space="preserve">Graf raztrosa oz. </w:t>
      </w:r>
      <w:r w:rsidR="004420F1">
        <w:rPr>
          <w:sz w:val="24"/>
          <w:szCs w:val="24"/>
        </w:rPr>
        <w:t>angl.</w:t>
      </w:r>
      <w:r>
        <w:rPr>
          <w:sz w:val="24"/>
          <w:szCs w:val="24"/>
        </w:rPr>
        <w:t xml:space="preserve"> scatter plot prikaže podatke v obliki dvodimenzionalnega grafa. Za boljšo reprezentacijo so točke lahko obarvane ter izbrane za prikaz imen.</w:t>
      </w:r>
    </w:p>
    <w:p w14:paraId="04ADCF99" w14:textId="77777777" w:rsidR="264808B9" w:rsidRDefault="3BAA2E46" w:rsidP="0014306B">
      <w:pPr>
        <w:spacing w:line="360" w:lineRule="auto"/>
        <w:jc w:val="both"/>
        <w:rPr>
          <w:sz w:val="24"/>
          <w:szCs w:val="24"/>
        </w:rPr>
      </w:pPr>
      <w:r>
        <w:rPr>
          <w:noProof/>
        </w:rPr>
        <w:drawing>
          <wp:inline distT="0" distB="0" distL="0" distR="0" wp14:anchorId="578816FD" wp14:editId="31F1B509">
            <wp:extent cx="1838325" cy="1019175"/>
            <wp:effectExtent l="0" t="0" r="9525" b="9525"/>
            <wp:docPr id="1381960017"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9"/>
                    <pic:cNvPicPr/>
                  </pic:nvPicPr>
                  <pic:blipFill>
                    <a:blip r:embed="rId33">
                      <a:extLst>
                        <a:ext uri="{28A0092B-C50C-407E-A947-70E740481C1C}">
                          <a14:useLocalDpi xmlns:a14="http://schemas.microsoft.com/office/drawing/2010/main" val="0"/>
                        </a:ext>
                      </a:extLst>
                    </a:blip>
                    <a:stretch>
                      <a:fillRect/>
                    </a:stretch>
                  </pic:blipFill>
                  <pic:spPr>
                    <a:xfrm>
                      <a:off x="0" y="0"/>
                      <a:ext cx="1838325" cy="1019175"/>
                    </a:xfrm>
                    <a:prstGeom prst="rect">
                      <a:avLst/>
                    </a:prstGeom>
                  </pic:spPr>
                </pic:pic>
              </a:graphicData>
            </a:graphic>
          </wp:inline>
        </w:drawing>
      </w:r>
    </w:p>
    <w:p w14:paraId="45A4425D" w14:textId="24B37A5A" w:rsidR="264808B9" w:rsidRPr="009711F1" w:rsidRDefault="3BAA2E46" w:rsidP="3E4D22A9">
      <w:pPr>
        <w:pStyle w:val="Caption"/>
        <w:spacing w:line="360" w:lineRule="auto"/>
        <w:jc w:val="both"/>
      </w:pPr>
      <w:bookmarkStart w:id="65" w:name="_Toc68892100"/>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13</w:t>
      </w:r>
      <w:r w:rsidR="264808B9" w:rsidRPr="009711F1">
        <w:fldChar w:fldCharType="end"/>
      </w:r>
      <w:r w:rsidRPr="009711F1">
        <w:t>: Modul: Graf raztrosa</w:t>
      </w:r>
      <w:bookmarkEnd w:id="65"/>
    </w:p>
    <w:p w14:paraId="4CD38A78" w14:textId="531E3BC4" w:rsidR="264808B9" w:rsidRPr="00DD1B6B" w:rsidRDefault="6118FDC9" w:rsidP="00007480">
      <w:pPr>
        <w:pStyle w:val="Heading3"/>
      </w:pPr>
      <w:bookmarkStart w:id="66" w:name="_Toc68642425"/>
      <w:bookmarkStart w:id="67" w:name="_Toc68892141"/>
      <w:r w:rsidRPr="00DD1B6B">
        <w:lastRenderedPageBreak/>
        <w:t>Tematsko modeliranje</w:t>
      </w:r>
      <w:bookmarkEnd w:id="66"/>
      <w:bookmarkEnd w:id="67"/>
    </w:p>
    <w:p w14:paraId="6E9568FF" w14:textId="0B1D1671" w:rsidR="264808B9" w:rsidRDefault="00A602A0" w:rsidP="3E4D22A9">
      <w:pPr>
        <w:spacing w:line="360" w:lineRule="auto"/>
        <w:jc w:val="both"/>
        <w:rPr>
          <w:sz w:val="24"/>
          <w:szCs w:val="24"/>
        </w:rPr>
      </w:pPr>
      <w:r>
        <w:rPr>
          <w:sz w:val="24"/>
          <w:szCs w:val="24"/>
        </w:rPr>
        <w:t xml:space="preserve">Tematsko modeliranje oz. </w:t>
      </w:r>
      <w:r w:rsidR="004420F1">
        <w:rPr>
          <w:sz w:val="24"/>
          <w:szCs w:val="24"/>
        </w:rPr>
        <w:t>angl.</w:t>
      </w:r>
      <w:r>
        <w:rPr>
          <w:sz w:val="24"/>
          <w:szCs w:val="24"/>
        </w:rPr>
        <w:t xml:space="preserve"> topic modeling, išče prej izbrano število tem v besedilu. Temo predstavljajo pogoste besede oz. besedne zveze. </w:t>
      </w:r>
      <w:r w:rsidR="000D187E">
        <w:rPr>
          <w:sz w:val="24"/>
          <w:szCs w:val="24"/>
        </w:rPr>
        <w:t>Pri prepoznavi teme določi vsaki besedi utež glede na pomembnost v besedilu</w:t>
      </w:r>
      <w:r w:rsidR="00A60AA4">
        <w:rPr>
          <w:sz w:val="24"/>
          <w:szCs w:val="24"/>
        </w:rPr>
        <w:t xml:space="preserve"> in katere vrste beseda je</w:t>
      </w:r>
      <w:r w:rsidR="000D187E">
        <w:rPr>
          <w:sz w:val="24"/>
          <w:szCs w:val="24"/>
        </w:rPr>
        <w:t>.</w:t>
      </w:r>
    </w:p>
    <w:p w14:paraId="4EDD17CA" w14:textId="77777777" w:rsidR="264808B9" w:rsidRDefault="3BAA2E46" w:rsidP="0014306B">
      <w:pPr>
        <w:spacing w:line="360" w:lineRule="auto"/>
        <w:jc w:val="both"/>
        <w:rPr>
          <w:sz w:val="24"/>
          <w:szCs w:val="24"/>
        </w:rPr>
      </w:pPr>
      <w:r>
        <w:rPr>
          <w:noProof/>
        </w:rPr>
        <w:drawing>
          <wp:inline distT="0" distB="0" distL="0" distR="0" wp14:anchorId="3AE46337" wp14:editId="48EBAA22">
            <wp:extent cx="2019300" cy="866775"/>
            <wp:effectExtent l="0" t="0" r="0" b="9525"/>
            <wp:docPr id="964076248"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0"/>
                    <pic:cNvPicPr/>
                  </pic:nvPicPr>
                  <pic:blipFill>
                    <a:blip r:embed="rId34">
                      <a:extLst>
                        <a:ext uri="{28A0092B-C50C-407E-A947-70E740481C1C}">
                          <a14:useLocalDpi xmlns:a14="http://schemas.microsoft.com/office/drawing/2010/main" val="0"/>
                        </a:ext>
                      </a:extLst>
                    </a:blip>
                    <a:stretch>
                      <a:fillRect/>
                    </a:stretch>
                  </pic:blipFill>
                  <pic:spPr>
                    <a:xfrm>
                      <a:off x="0" y="0"/>
                      <a:ext cx="2019300" cy="866775"/>
                    </a:xfrm>
                    <a:prstGeom prst="rect">
                      <a:avLst/>
                    </a:prstGeom>
                  </pic:spPr>
                </pic:pic>
              </a:graphicData>
            </a:graphic>
          </wp:inline>
        </w:drawing>
      </w:r>
    </w:p>
    <w:p w14:paraId="7AD5827C" w14:textId="464E3EA7" w:rsidR="264808B9" w:rsidRPr="009711F1" w:rsidRDefault="3BAA2E46" w:rsidP="3E4D22A9">
      <w:pPr>
        <w:pStyle w:val="Caption"/>
        <w:spacing w:line="360" w:lineRule="auto"/>
        <w:jc w:val="both"/>
      </w:pPr>
      <w:bookmarkStart w:id="68" w:name="_Toc68892101"/>
      <w:r w:rsidRPr="009711F1">
        <w:t xml:space="preserve">Slika </w:t>
      </w:r>
      <w:r w:rsidR="264808B9" w:rsidRPr="009711F1">
        <w:fldChar w:fldCharType="begin"/>
      </w:r>
      <w:r w:rsidR="264808B9" w:rsidRPr="009711F1">
        <w:instrText>SEQ Slika \* ARABIC</w:instrText>
      </w:r>
      <w:r w:rsidR="264808B9" w:rsidRPr="009711F1">
        <w:fldChar w:fldCharType="separate"/>
      </w:r>
      <w:r w:rsidR="004A7911">
        <w:rPr>
          <w:noProof/>
        </w:rPr>
        <w:t>14</w:t>
      </w:r>
      <w:r w:rsidR="264808B9" w:rsidRPr="009711F1">
        <w:fldChar w:fldCharType="end"/>
      </w:r>
      <w:r w:rsidRPr="009711F1">
        <w:t>: Modul: Tematsko modeliranje</w:t>
      </w:r>
      <w:bookmarkEnd w:id="68"/>
    </w:p>
    <w:p w14:paraId="1DEBE049" w14:textId="77777777" w:rsidR="00C31BF7" w:rsidRDefault="00C31BF7" w:rsidP="00C31BF7">
      <w:bookmarkStart w:id="69" w:name="_Toc68642427"/>
      <w:bookmarkStart w:id="70" w:name="_Toc68892142"/>
    </w:p>
    <w:p w14:paraId="1D76561B" w14:textId="4EE40DA2" w:rsidR="00DF2A80" w:rsidRDefault="57BAEB1D" w:rsidP="00CF64AB">
      <w:pPr>
        <w:pStyle w:val="Heading2"/>
      </w:pPr>
      <w:r>
        <w:t>Liter</w:t>
      </w:r>
      <w:bookmarkEnd w:id="69"/>
      <w:r w:rsidR="00C60588">
        <w:t>atura</w:t>
      </w:r>
      <w:bookmarkEnd w:id="70"/>
    </w:p>
    <w:p w14:paraId="63EF59CD" w14:textId="77777777" w:rsidR="00676114" w:rsidRPr="00DD1B6B" w:rsidRDefault="00676114" w:rsidP="00007480">
      <w:pPr>
        <w:pStyle w:val="Heading3"/>
      </w:pPr>
      <w:bookmarkStart w:id="71" w:name="_Toc68642448"/>
      <w:bookmarkStart w:id="72" w:name="_Toc68892143"/>
      <w:r w:rsidRPr="00DD1B6B">
        <w:t>Romantika</w:t>
      </w:r>
      <w:bookmarkEnd w:id="71"/>
      <w:bookmarkEnd w:id="72"/>
    </w:p>
    <w:p w14:paraId="7054F0AD" w14:textId="77777777" w:rsidR="00676114" w:rsidRPr="008F00C2" w:rsidRDefault="00676114" w:rsidP="00676114">
      <w:pPr>
        <w:spacing w:line="360" w:lineRule="auto"/>
        <w:jc w:val="both"/>
        <w:rPr>
          <w:sz w:val="24"/>
          <w:szCs w:val="24"/>
        </w:rPr>
      </w:pPr>
      <w:r w:rsidRPr="3E4D22A9">
        <w:rPr>
          <w:sz w:val="24"/>
          <w:szCs w:val="24"/>
        </w:rPr>
        <w:t xml:space="preserve">Romantika je literarno obdobje oz. literarna smer, ki ima svoje korenine v različnih kulturnih gibanjih po Evropi sredi 18. stoletja. 50 let kasneje se pojavi novoromantična smer, ki začenja počasi nadomeščati romantiko. Poleg novoromantične smeri romantiko začenja nadomeščati realizem, najbolj zakasnel primer romantike se pojavi v drugi polovici 19. stoletja. </w:t>
      </w:r>
    </w:p>
    <w:p w14:paraId="05A20993" w14:textId="77777777" w:rsidR="00676114" w:rsidRPr="008F00C2" w:rsidRDefault="00676114" w:rsidP="00676114">
      <w:pPr>
        <w:spacing w:line="360" w:lineRule="auto"/>
        <w:jc w:val="both"/>
        <w:rPr>
          <w:sz w:val="24"/>
          <w:szCs w:val="24"/>
        </w:rPr>
      </w:pPr>
      <w:r w:rsidRPr="3E4D22A9">
        <w:rPr>
          <w:sz w:val="24"/>
          <w:szCs w:val="24"/>
        </w:rPr>
        <w:t>Temeljne značilnosti romantike:</w:t>
      </w:r>
    </w:p>
    <w:p w14:paraId="3455EF18"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Razklanost med stvarnostjo in idealom (stvarnost se jim zdi slaba).</w:t>
      </w:r>
    </w:p>
    <w:p w14:paraId="5FC24961"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Idealnost posameznika se skriva v čustvih (poudarjajo čustva ter njihov pomen).</w:t>
      </w:r>
    </w:p>
    <w:p w14:paraId="3B85EA07"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Ignoriranje klasičnih pravil o obliki in vsebini književne zvrsti.</w:t>
      </w:r>
    </w:p>
    <w:p w14:paraId="1B6FD594"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Umikanje iz stvarnosti v domišljijo.</w:t>
      </w:r>
    </w:p>
    <w:p w14:paraId="2C6149BC"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Zanimanje za ljudsko slovstvo ter njegovo preprostost.</w:t>
      </w:r>
    </w:p>
    <w:p w14:paraId="2B568944"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Nasprotovanje plemiški kulturi.</w:t>
      </w:r>
    </w:p>
    <w:p w14:paraId="31DCB29F" w14:textId="77777777" w:rsidR="00676114" w:rsidRPr="008F00C2" w:rsidRDefault="00676114" w:rsidP="007D656D">
      <w:pPr>
        <w:pStyle w:val="ListParagraph"/>
        <w:numPr>
          <w:ilvl w:val="0"/>
          <w:numId w:val="27"/>
        </w:numPr>
        <w:spacing w:line="360" w:lineRule="auto"/>
        <w:jc w:val="both"/>
        <w:rPr>
          <w:sz w:val="24"/>
          <w:szCs w:val="24"/>
        </w:rPr>
      </w:pPr>
      <w:r w:rsidRPr="3E4D22A9">
        <w:rPr>
          <w:sz w:val="24"/>
          <w:szCs w:val="24"/>
        </w:rPr>
        <w:t>Upiranje avtoritetam, tradiciji in nasilju vladajočega socialnega in političnega reda.</w:t>
      </w:r>
    </w:p>
    <w:p w14:paraId="7ABD4B16" w14:textId="77777777" w:rsidR="00676114" w:rsidRPr="008F00C2" w:rsidRDefault="00676114" w:rsidP="00676114">
      <w:pPr>
        <w:spacing w:line="360" w:lineRule="auto"/>
        <w:jc w:val="both"/>
        <w:rPr>
          <w:sz w:val="24"/>
          <w:szCs w:val="24"/>
        </w:rPr>
      </w:pPr>
      <w:r w:rsidRPr="3E4D22A9">
        <w:rPr>
          <w:sz w:val="24"/>
          <w:szCs w:val="24"/>
        </w:rPr>
        <w:t>Značilne vrste proz ki so se takrat razvile so; lirika, epika in dramatika.</w:t>
      </w:r>
    </w:p>
    <w:p w14:paraId="4AF67637" w14:textId="77777777" w:rsidR="00676114" w:rsidRPr="008F00C2" w:rsidRDefault="00676114" w:rsidP="004E691B">
      <w:pPr>
        <w:pStyle w:val="ListParagraph"/>
        <w:numPr>
          <w:ilvl w:val="0"/>
          <w:numId w:val="26"/>
        </w:numPr>
        <w:spacing w:line="360" w:lineRule="auto"/>
        <w:jc w:val="both"/>
        <w:rPr>
          <w:sz w:val="24"/>
          <w:szCs w:val="24"/>
        </w:rPr>
      </w:pPr>
      <w:r w:rsidRPr="3E4D22A9">
        <w:rPr>
          <w:sz w:val="24"/>
          <w:szCs w:val="24"/>
        </w:rPr>
        <w:t>Lirika</w:t>
      </w:r>
    </w:p>
    <w:p w14:paraId="6D78CF9D" w14:textId="04F0059A" w:rsidR="00676114" w:rsidRPr="00C31BF7" w:rsidRDefault="00676114" w:rsidP="00C31BF7">
      <w:pPr>
        <w:spacing w:line="360" w:lineRule="auto"/>
        <w:jc w:val="both"/>
        <w:rPr>
          <w:sz w:val="24"/>
          <w:szCs w:val="24"/>
        </w:rPr>
      </w:pPr>
      <w:r w:rsidRPr="3E4D22A9">
        <w:rPr>
          <w:sz w:val="24"/>
          <w:szCs w:val="24"/>
        </w:rPr>
        <w:lastRenderedPageBreak/>
        <w:t>V primerjavi z klasično književnostjo je lirika izrazito čustvena ter razpoloženjska, pogosto je tudi politična in socialna. Pesniški jezik postane metaforično bogatejši, pesnik pa predstavlja posrednik med naravnim in nadnaravnim.</w:t>
      </w:r>
    </w:p>
    <w:p w14:paraId="4EC1B4D8" w14:textId="77777777" w:rsidR="00676114" w:rsidRPr="008F00C2" w:rsidRDefault="00676114" w:rsidP="004E691B">
      <w:pPr>
        <w:pStyle w:val="ListParagraph"/>
        <w:numPr>
          <w:ilvl w:val="0"/>
          <w:numId w:val="26"/>
        </w:numPr>
        <w:spacing w:line="360" w:lineRule="auto"/>
        <w:jc w:val="both"/>
        <w:rPr>
          <w:sz w:val="24"/>
          <w:szCs w:val="24"/>
        </w:rPr>
      </w:pPr>
      <w:r w:rsidRPr="3E4D22A9">
        <w:rPr>
          <w:sz w:val="24"/>
          <w:szCs w:val="24"/>
        </w:rPr>
        <w:t>Epika</w:t>
      </w:r>
    </w:p>
    <w:p w14:paraId="78439137" w14:textId="77777777" w:rsidR="00676114" w:rsidRPr="008F00C2" w:rsidRDefault="00676114" w:rsidP="00D07788">
      <w:pPr>
        <w:spacing w:line="360" w:lineRule="auto"/>
        <w:jc w:val="both"/>
        <w:rPr>
          <w:sz w:val="24"/>
          <w:szCs w:val="24"/>
        </w:rPr>
      </w:pPr>
      <w:r w:rsidRPr="3E4D22A9">
        <w:rPr>
          <w:sz w:val="24"/>
          <w:szCs w:val="24"/>
        </w:rPr>
        <w:t>Epika ima prosto obliko dolžine, saj se lahko razteza v dolge zgodbe podobne romanom ali pa je kratka po vsebin kakor pripovedka. V prozi je usoda romantičnega junak ali skupnosti prikazana s slikovitimi dogodki in napetim dogajanjem. Pod epske pesniške oblike spadajo romanca, balada in soneti.</w:t>
      </w:r>
    </w:p>
    <w:p w14:paraId="5326E783" w14:textId="77777777" w:rsidR="00676114" w:rsidRPr="008F00C2" w:rsidRDefault="00676114" w:rsidP="004E691B">
      <w:pPr>
        <w:pStyle w:val="ListParagraph"/>
        <w:keepNext/>
        <w:numPr>
          <w:ilvl w:val="0"/>
          <w:numId w:val="26"/>
        </w:numPr>
        <w:spacing w:line="360" w:lineRule="auto"/>
        <w:jc w:val="both"/>
        <w:rPr>
          <w:sz w:val="24"/>
          <w:szCs w:val="24"/>
        </w:rPr>
      </w:pPr>
      <w:r w:rsidRPr="3E4D22A9">
        <w:rPr>
          <w:sz w:val="24"/>
          <w:szCs w:val="24"/>
        </w:rPr>
        <w:t>Dramatika</w:t>
      </w:r>
    </w:p>
    <w:p w14:paraId="168C623C" w14:textId="77777777" w:rsidR="00676114" w:rsidRPr="008F00C2" w:rsidRDefault="00676114" w:rsidP="00D07788">
      <w:pPr>
        <w:spacing w:line="360" w:lineRule="auto"/>
        <w:jc w:val="both"/>
        <w:rPr>
          <w:sz w:val="24"/>
          <w:szCs w:val="24"/>
        </w:rPr>
      </w:pPr>
      <w:r w:rsidRPr="3E4D22A9">
        <w:rPr>
          <w:sz w:val="24"/>
          <w:szCs w:val="24"/>
        </w:rPr>
        <w:t>V primerjavi s klasicizmom so se v romantičnem obdobju razvile še nekatere bolj mešane vrste dramatske osnove, kot so; tragikomedija, melodrama, dramska pesnitev. Z zgodovine je črpala legende, ljubezenske zgodbe, pustolovke in psihološke igre.</w:t>
      </w:r>
    </w:p>
    <w:p w14:paraId="1AAA6FA7" w14:textId="77777777" w:rsidR="00676114" w:rsidRPr="00676114" w:rsidRDefault="00676114" w:rsidP="00676114"/>
    <w:p w14:paraId="4291D8F3" w14:textId="07B79642" w:rsidR="00DF2A80" w:rsidRPr="00DD1B6B" w:rsidRDefault="57BAEB1D" w:rsidP="00007480">
      <w:pPr>
        <w:pStyle w:val="Heading3"/>
      </w:pPr>
      <w:bookmarkStart w:id="73" w:name="_Toc68642428"/>
      <w:bookmarkStart w:id="74" w:name="_Toc68892144"/>
      <w:r w:rsidRPr="00DD1B6B">
        <w:t>France Prešeren</w:t>
      </w:r>
      <w:bookmarkEnd w:id="73"/>
      <w:bookmarkEnd w:id="74"/>
    </w:p>
    <w:p w14:paraId="3EE8ACF2" w14:textId="3AE11F74" w:rsidR="00870E5C" w:rsidRDefault="00513BB3" w:rsidP="00870E5C">
      <w:pPr>
        <w:spacing w:line="360" w:lineRule="auto"/>
        <w:jc w:val="both"/>
        <w:rPr>
          <w:sz w:val="24"/>
          <w:szCs w:val="24"/>
        </w:rPr>
      </w:pPr>
      <w:r>
        <w:rPr>
          <w:sz w:val="24"/>
          <w:szCs w:val="24"/>
        </w:rPr>
        <w:t xml:space="preserve">France Prešeren se je rodil </w:t>
      </w:r>
      <w:r w:rsidR="5A5CC6AF" w:rsidRPr="3E4D22A9">
        <w:rPr>
          <w:sz w:val="24"/>
          <w:szCs w:val="24"/>
        </w:rPr>
        <w:t>leta 1800 v Vrbi na Gorenjskem, umrl pa leta 1848 v Kranju.</w:t>
      </w:r>
      <w:r w:rsidR="00870E5C">
        <w:rPr>
          <w:sz w:val="24"/>
          <w:szCs w:val="24"/>
        </w:rPr>
        <w:t xml:space="preserve"> V osnovno šolo je hodil v Ribnici, kjer se je tudi zapisal v zlato knjigo. Gimnazijo in 2 letnika filozofije je opravil v Ljubljani. Študij za odvetnika pa na Dunajski pravni fakulteti. Po končanem študiju se je vrnil v Ljubljano</w:t>
      </w:r>
      <w:r w:rsidR="00EC364A">
        <w:rPr>
          <w:sz w:val="24"/>
          <w:szCs w:val="24"/>
        </w:rPr>
        <w:t>,</w:t>
      </w:r>
      <w:r w:rsidR="00870E5C">
        <w:rPr>
          <w:sz w:val="24"/>
          <w:szCs w:val="24"/>
        </w:rPr>
        <w:t xml:space="preserve"> da bi delal kot odvetnik. Večino njegovega dela je bilo napisanih v tem času. Prešeren se je nesrečno zaljubil v Primičevo Julijo, ki ji je kasneje posvetil </w:t>
      </w:r>
      <w:r w:rsidR="00870E5C" w:rsidRPr="00870E5C">
        <w:rPr>
          <w:i/>
          <w:sz w:val="24"/>
          <w:szCs w:val="24"/>
        </w:rPr>
        <w:t>Sonetni venec</w:t>
      </w:r>
      <w:r w:rsidR="00870E5C">
        <w:rPr>
          <w:sz w:val="24"/>
          <w:szCs w:val="24"/>
        </w:rPr>
        <w:t xml:space="preserve"> in še nekaj pesmi. Leta 1835 je utonil njegov prijatelj Matija Čop. Njegovi smrti je posvetil </w:t>
      </w:r>
      <w:r w:rsidR="00870E5C" w:rsidRPr="00870E5C">
        <w:rPr>
          <w:i/>
          <w:sz w:val="24"/>
          <w:szCs w:val="24"/>
        </w:rPr>
        <w:t>Krst pri Savici</w:t>
      </w:r>
      <w:r w:rsidR="00870E5C">
        <w:rPr>
          <w:sz w:val="24"/>
          <w:szCs w:val="24"/>
        </w:rPr>
        <w:t>. Približno dve leti kasneje je spoznal Ano Jelovšek</w:t>
      </w:r>
      <w:r>
        <w:rPr>
          <w:sz w:val="24"/>
          <w:szCs w:val="24"/>
        </w:rPr>
        <w:t xml:space="preserve"> s katero je imel 3 otroke. Leta </w:t>
      </w:r>
      <w:r w:rsidR="002D51F7">
        <w:rPr>
          <w:sz w:val="24"/>
          <w:szCs w:val="24"/>
        </w:rPr>
        <w:t xml:space="preserve">1839 se v Ljubljan vrne Andrej Smole in je skupaj s Prešernom izdajal knjige. </w:t>
      </w:r>
      <w:r w:rsidR="000E6D44">
        <w:rPr>
          <w:sz w:val="24"/>
          <w:szCs w:val="24"/>
        </w:rPr>
        <w:t xml:space="preserve">Leto zatem </w:t>
      </w:r>
      <w:r w:rsidR="0032587C">
        <w:rPr>
          <w:sz w:val="24"/>
          <w:szCs w:val="24"/>
        </w:rPr>
        <w:t xml:space="preserve">Andrej </w:t>
      </w:r>
      <w:r w:rsidR="000E6D44">
        <w:rPr>
          <w:sz w:val="24"/>
          <w:szCs w:val="24"/>
        </w:rPr>
        <w:t xml:space="preserve">Smole umre </w:t>
      </w:r>
      <w:r w:rsidR="0032587C">
        <w:rPr>
          <w:sz w:val="24"/>
          <w:szCs w:val="24"/>
        </w:rPr>
        <w:t xml:space="preserve">na svojem godu. Prešeren je zaradi izgub številnih prijateljev ter zavrnjene ljubezni začel piti. Znova se je zaljubil v Jerico Podboj, ki je bila hčer gostilničarke v katero je pogosto zahajal. Napisal ji je nekaj pesmi ampak tudi ta ljubezen je bila neuslišana. Leta 1843 so začele izhajati različne novice, ki so naznanjale prihod novih časov za Slovence. Prešeren je v njih </w:t>
      </w:r>
      <w:r>
        <w:rPr>
          <w:sz w:val="24"/>
          <w:szCs w:val="24"/>
        </w:rPr>
        <w:t xml:space="preserve">poskušal </w:t>
      </w:r>
      <w:r w:rsidR="0032587C">
        <w:rPr>
          <w:sz w:val="24"/>
          <w:szCs w:val="24"/>
        </w:rPr>
        <w:t>obj</w:t>
      </w:r>
      <w:r>
        <w:rPr>
          <w:sz w:val="24"/>
          <w:szCs w:val="24"/>
        </w:rPr>
        <w:t>aviti</w:t>
      </w:r>
      <w:r w:rsidR="0032587C">
        <w:rPr>
          <w:sz w:val="24"/>
          <w:szCs w:val="24"/>
        </w:rPr>
        <w:t xml:space="preserve"> nekaj pesmi, ki mu jih je Janez Bleiweis nekajkrat zavrnil, kasneje pa mu jih je dovolil objaviti na slabše vidnem mestu.</w:t>
      </w:r>
      <w:r w:rsidR="0032587C" w:rsidDel="00AE5ED8">
        <w:rPr>
          <w:sz w:val="24"/>
          <w:szCs w:val="24"/>
        </w:rPr>
        <w:t xml:space="preserve"> </w:t>
      </w:r>
      <w:r w:rsidR="0032587C">
        <w:rPr>
          <w:sz w:val="24"/>
          <w:szCs w:val="24"/>
        </w:rPr>
        <w:lastRenderedPageBreak/>
        <w:t xml:space="preserve">Začel je pisati zbirko </w:t>
      </w:r>
      <w:r w:rsidR="0032587C">
        <w:rPr>
          <w:i/>
          <w:sz w:val="24"/>
          <w:szCs w:val="24"/>
        </w:rPr>
        <w:t>Poezije</w:t>
      </w:r>
      <w:r w:rsidR="0032587C">
        <w:rPr>
          <w:sz w:val="24"/>
          <w:szCs w:val="24"/>
        </w:rPr>
        <w:t xml:space="preserve">, ki jo je pred izdajo moral poslati v pregled cenzuri. Ena izmed takrat cenzuriranih pesmi je bila Zdravljica. Leta 1848 mu je uspelo objaviti </w:t>
      </w:r>
      <w:r w:rsidRPr="00513BB3">
        <w:rPr>
          <w:i/>
          <w:sz w:val="24"/>
          <w:szCs w:val="24"/>
        </w:rPr>
        <w:t>Zdravljico</w:t>
      </w:r>
      <w:r>
        <w:rPr>
          <w:sz w:val="24"/>
          <w:szCs w:val="24"/>
        </w:rPr>
        <w:t>.</w:t>
      </w:r>
      <w:r w:rsidDel="00AE5ED8">
        <w:rPr>
          <w:sz w:val="24"/>
          <w:szCs w:val="24"/>
        </w:rPr>
        <w:t xml:space="preserve"> </w:t>
      </w:r>
      <w:r>
        <w:rPr>
          <w:sz w:val="24"/>
          <w:szCs w:val="24"/>
        </w:rPr>
        <w:t>Leto zatem pa je umrl z vodenico.</w:t>
      </w:r>
    </w:p>
    <w:p w14:paraId="71C0BC29" w14:textId="1C2F6BC7" w:rsidR="00DF2A80" w:rsidRPr="008F00C2" w:rsidRDefault="00513BB3" w:rsidP="00870E5C">
      <w:pPr>
        <w:spacing w:line="360" w:lineRule="auto"/>
        <w:jc w:val="both"/>
        <w:rPr>
          <w:sz w:val="24"/>
          <w:szCs w:val="24"/>
        </w:rPr>
      </w:pPr>
      <w:r>
        <w:rPr>
          <w:sz w:val="24"/>
          <w:szCs w:val="24"/>
        </w:rPr>
        <w:t>Prešeren v</w:t>
      </w:r>
      <w:r w:rsidR="5A5CC6AF" w:rsidRPr="3E4D22A9">
        <w:rPr>
          <w:sz w:val="24"/>
          <w:szCs w:val="24"/>
        </w:rPr>
        <w:t>elja za enega izmed najkvalitetnejših ustvarjalcev romantične književnosti, vendar v času njegovega življenja njegova dela niso bila priznana.</w:t>
      </w:r>
    </w:p>
    <w:p w14:paraId="7A136AEC" w14:textId="014B4502" w:rsidR="00DF2A80" w:rsidRPr="00DD1B6B" w:rsidRDefault="5A5CC6AF" w:rsidP="009711F1">
      <w:pPr>
        <w:pStyle w:val="Heading4"/>
        <w:rPr>
          <w:b/>
          <w:color w:val="auto"/>
          <w:sz w:val="24"/>
          <w:szCs w:val="24"/>
        </w:rPr>
      </w:pPr>
      <w:r w:rsidRPr="00DD1B6B">
        <w:rPr>
          <w:b/>
          <w:color w:val="auto"/>
          <w:sz w:val="24"/>
          <w:szCs w:val="24"/>
        </w:rPr>
        <w:t>Krst pri Savici</w:t>
      </w:r>
    </w:p>
    <w:p w14:paraId="6072EFAE" w14:textId="465E6624" w:rsidR="00DF2A80" w:rsidRPr="00F556F1" w:rsidRDefault="00513BB3" w:rsidP="00F556F1">
      <w:pPr>
        <w:spacing w:line="360" w:lineRule="auto"/>
        <w:jc w:val="both"/>
        <w:rPr>
          <w:sz w:val="24"/>
          <w:szCs w:val="24"/>
        </w:rPr>
      </w:pPr>
      <w:r w:rsidRPr="00F556F1">
        <w:rPr>
          <w:sz w:val="24"/>
          <w:szCs w:val="24"/>
        </w:rPr>
        <w:t xml:space="preserve">Delo </w:t>
      </w:r>
      <w:r w:rsidRPr="00F556F1">
        <w:rPr>
          <w:i/>
          <w:sz w:val="24"/>
          <w:szCs w:val="24"/>
        </w:rPr>
        <w:t xml:space="preserve">Krst pri Savici </w:t>
      </w:r>
      <w:r w:rsidRPr="00F556F1">
        <w:rPr>
          <w:sz w:val="24"/>
          <w:szCs w:val="24"/>
        </w:rPr>
        <w:t>je napisal F</w:t>
      </w:r>
      <w:r w:rsidR="006310F2" w:rsidRPr="00F556F1">
        <w:rPr>
          <w:sz w:val="24"/>
          <w:szCs w:val="24"/>
        </w:rPr>
        <w:t xml:space="preserve">rance Prešeren, leta 1835 </w:t>
      </w:r>
      <w:r w:rsidRPr="00F556F1">
        <w:rPr>
          <w:sz w:val="24"/>
          <w:szCs w:val="24"/>
        </w:rPr>
        <w:t xml:space="preserve">in je bilo posvečeno </w:t>
      </w:r>
      <w:r w:rsidR="006310F2" w:rsidRPr="00F556F1">
        <w:rPr>
          <w:sz w:val="24"/>
          <w:szCs w:val="24"/>
        </w:rPr>
        <w:t>smrti njegovega prijatelja Matija Čopa</w:t>
      </w:r>
      <w:r w:rsidRPr="00F556F1">
        <w:rPr>
          <w:sz w:val="24"/>
          <w:szCs w:val="24"/>
        </w:rPr>
        <w:t xml:space="preserve">. Je obsežna epsko-lirska pesnitev, ki je sestavljena iz </w:t>
      </w:r>
      <w:r w:rsidR="006310F2" w:rsidRPr="00F556F1">
        <w:rPr>
          <w:sz w:val="24"/>
          <w:szCs w:val="24"/>
        </w:rPr>
        <w:t>dveh</w:t>
      </w:r>
      <w:r w:rsidRPr="00F556F1">
        <w:rPr>
          <w:sz w:val="24"/>
          <w:szCs w:val="24"/>
        </w:rPr>
        <w:t xml:space="preserve"> delov</w:t>
      </w:r>
      <w:r w:rsidR="006310F2" w:rsidRPr="00F556F1">
        <w:rPr>
          <w:sz w:val="24"/>
          <w:szCs w:val="24"/>
        </w:rPr>
        <w:t xml:space="preserve"> plus posvetilni del Matiju Čopu</w:t>
      </w:r>
      <w:r w:rsidRPr="00F556F1">
        <w:rPr>
          <w:sz w:val="24"/>
          <w:szCs w:val="24"/>
        </w:rPr>
        <w:t>.</w:t>
      </w:r>
      <w:r w:rsidR="006310F2" w:rsidRPr="00F556F1">
        <w:rPr>
          <w:sz w:val="24"/>
          <w:szCs w:val="24"/>
        </w:rPr>
        <w:t xml:space="preserve"> Samo založno jo je izdal leta 1836 v 600 izvodih. </w:t>
      </w:r>
    </w:p>
    <w:p w14:paraId="22EBAD27" w14:textId="56387F10" w:rsidR="006310F2" w:rsidRPr="00DD1B6B" w:rsidRDefault="006310F2" w:rsidP="006310F2">
      <w:pPr>
        <w:pStyle w:val="Heading5"/>
        <w:rPr>
          <w:b/>
          <w:color w:val="auto"/>
          <w:sz w:val="24"/>
          <w:szCs w:val="24"/>
        </w:rPr>
      </w:pPr>
      <w:r w:rsidRPr="00DD1B6B">
        <w:rPr>
          <w:b/>
          <w:color w:val="auto"/>
          <w:sz w:val="24"/>
          <w:szCs w:val="24"/>
        </w:rPr>
        <w:t>Uvod</w:t>
      </w:r>
    </w:p>
    <w:p w14:paraId="5415441C" w14:textId="72EB3E18" w:rsidR="006310F2" w:rsidRDefault="006310F2" w:rsidP="001F3497">
      <w:pPr>
        <w:spacing w:line="360" w:lineRule="auto"/>
        <w:jc w:val="both"/>
        <w:rPr>
          <w:sz w:val="24"/>
        </w:rPr>
      </w:pPr>
      <w:r w:rsidRPr="006310F2">
        <w:rPr>
          <w:sz w:val="24"/>
        </w:rPr>
        <w:t xml:space="preserve">V uvodu je </w:t>
      </w:r>
      <w:r>
        <w:rPr>
          <w:sz w:val="24"/>
        </w:rPr>
        <w:t xml:space="preserve">tema pokristjanjevanje kristjanov, kar vsebuje veliko bojevanja. </w:t>
      </w:r>
      <w:r w:rsidR="002C4973">
        <w:rPr>
          <w:sz w:val="24"/>
        </w:rPr>
        <w:t>Dogajanje je postavljeno</w:t>
      </w:r>
      <w:r>
        <w:rPr>
          <w:sz w:val="24"/>
        </w:rPr>
        <w:t xml:space="preserve"> na Ajdovsk</w:t>
      </w:r>
      <w:r w:rsidR="002C4973">
        <w:rPr>
          <w:sz w:val="24"/>
        </w:rPr>
        <w:t>i</w:t>
      </w:r>
      <w:r>
        <w:rPr>
          <w:sz w:val="24"/>
        </w:rPr>
        <w:t xml:space="preserve"> grad</w:t>
      </w:r>
      <w:r w:rsidR="002C4973">
        <w:rPr>
          <w:sz w:val="24"/>
        </w:rPr>
        <w:t>ec</w:t>
      </w:r>
      <w:r>
        <w:rPr>
          <w:sz w:val="24"/>
        </w:rPr>
        <w:t xml:space="preserve">. Glavni osebi sta Črtomir kot predstavnik poganstva in Valjhun kot predstavnik kristjanov. Uvod spada pod junaško epiko in se lahko vsebinsko razčleni na </w:t>
      </w:r>
      <w:r w:rsidR="00AD6659">
        <w:rPr>
          <w:sz w:val="24"/>
        </w:rPr>
        <w:t>tri</w:t>
      </w:r>
      <w:r>
        <w:rPr>
          <w:sz w:val="24"/>
        </w:rPr>
        <w:t xml:space="preserve"> dele.</w:t>
      </w:r>
      <w:r w:rsidR="00AD6659">
        <w:rPr>
          <w:sz w:val="24"/>
        </w:rPr>
        <w:t xml:space="preserve"> </w:t>
      </w:r>
      <w:r w:rsidR="0099088C">
        <w:rPr>
          <w:sz w:val="24"/>
        </w:rPr>
        <w:t xml:space="preserve">Prvi del </w:t>
      </w:r>
      <w:r w:rsidR="00577E84">
        <w:rPr>
          <w:sz w:val="24"/>
        </w:rPr>
        <w:t>(1.–10. kitica)</w:t>
      </w:r>
      <w:r>
        <w:rPr>
          <w:sz w:val="24"/>
        </w:rPr>
        <w:t xml:space="preserve"> opisuje dogajanje pred </w:t>
      </w:r>
      <w:r w:rsidR="00577E84">
        <w:rPr>
          <w:sz w:val="24"/>
        </w:rPr>
        <w:t>bitko</w:t>
      </w:r>
      <w:r w:rsidR="00152D90">
        <w:rPr>
          <w:sz w:val="24"/>
        </w:rPr>
        <w:t>, d</w:t>
      </w:r>
      <w:r>
        <w:rPr>
          <w:sz w:val="24"/>
        </w:rPr>
        <w:t>rugi del</w:t>
      </w:r>
      <w:r w:rsidR="0099088C">
        <w:rPr>
          <w:sz w:val="24"/>
        </w:rPr>
        <w:t xml:space="preserve"> </w:t>
      </w:r>
      <w:r w:rsidR="00152D90">
        <w:rPr>
          <w:sz w:val="24"/>
        </w:rPr>
        <w:t>(</w:t>
      </w:r>
      <w:r w:rsidR="0099088C">
        <w:rPr>
          <w:sz w:val="24"/>
        </w:rPr>
        <w:t>11</w:t>
      </w:r>
      <w:r w:rsidR="00152D90">
        <w:rPr>
          <w:sz w:val="24"/>
        </w:rPr>
        <w:t>.</w:t>
      </w:r>
      <w:r w:rsidR="0099088C">
        <w:rPr>
          <w:sz w:val="24"/>
        </w:rPr>
        <w:t>–</w:t>
      </w:r>
      <w:r>
        <w:rPr>
          <w:sz w:val="24"/>
        </w:rPr>
        <w:t>17</w:t>
      </w:r>
      <w:r w:rsidR="00152D90">
        <w:rPr>
          <w:sz w:val="24"/>
        </w:rPr>
        <w:t>. kitice)</w:t>
      </w:r>
      <w:r>
        <w:rPr>
          <w:sz w:val="24"/>
        </w:rPr>
        <w:t xml:space="preserve"> zajema Črtomirjev govor</w:t>
      </w:r>
      <w:r w:rsidR="00152D90">
        <w:rPr>
          <w:sz w:val="24"/>
        </w:rPr>
        <w:t>, t</w:t>
      </w:r>
      <w:r w:rsidR="0099088C">
        <w:rPr>
          <w:sz w:val="24"/>
        </w:rPr>
        <w:t xml:space="preserve">retji del </w:t>
      </w:r>
      <w:r w:rsidR="008A0B28">
        <w:rPr>
          <w:sz w:val="24"/>
        </w:rPr>
        <w:t xml:space="preserve">(18.–26. kitica) </w:t>
      </w:r>
      <w:r w:rsidR="001D4249">
        <w:rPr>
          <w:sz w:val="24"/>
        </w:rPr>
        <w:t>pripoveduje</w:t>
      </w:r>
      <w:r w:rsidR="008A0B28">
        <w:rPr>
          <w:sz w:val="24"/>
        </w:rPr>
        <w:t xml:space="preserve"> o bitki</w:t>
      </w:r>
      <w:r w:rsidR="0099088C">
        <w:rPr>
          <w:sz w:val="24"/>
        </w:rPr>
        <w:t>.</w:t>
      </w:r>
      <w:r>
        <w:rPr>
          <w:sz w:val="24"/>
        </w:rPr>
        <w:t xml:space="preserve"> </w:t>
      </w:r>
    </w:p>
    <w:p w14:paraId="672BCEF6" w14:textId="188B613D" w:rsidR="006310F2" w:rsidRPr="00DD1B6B" w:rsidRDefault="00F556F1" w:rsidP="001F3497">
      <w:pPr>
        <w:pStyle w:val="Heading5"/>
        <w:jc w:val="both"/>
        <w:rPr>
          <w:b/>
          <w:color w:val="auto"/>
          <w:sz w:val="24"/>
          <w:szCs w:val="24"/>
        </w:rPr>
      </w:pPr>
      <w:r w:rsidRPr="00DD1B6B">
        <w:rPr>
          <w:b/>
          <w:color w:val="auto"/>
          <w:sz w:val="24"/>
          <w:szCs w:val="24"/>
        </w:rPr>
        <w:t>Krst</w:t>
      </w:r>
    </w:p>
    <w:p w14:paraId="24778739" w14:textId="7331BE8B" w:rsidR="00F556F1" w:rsidRPr="00F556F1" w:rsidRDefault="00F556F1" w:rsidP="001F3497">
      <w:pPr>
        <w:spacing w:line="360" w:lineRule="auto"/>
        <w:jc w:val="both"/>
        <w:rPr>
          <w:sz w:val="24"/>
        </w:rPr>
      </w:pPr>
      <w:r w:rsidRPr="00F556F1">
        <w:rPr>
          <w:sz w:val="24"/>
        </w:rPr>
        <w:t>V krstu je tema besedila posameznikova problematika.</w:t>
      </w:r>
      <w:r>
        <w:rPr>
          <w:sz w:val="24"/>
        </w:rPr>
        <w:t xml:space="preserve"> Dogaja se po izgubljeni bitki in sicer ob slapu Savica. Konča se junaš</w:t>
      </w:r>
      <w:r w:rsidRPr="00F556F1">
        <w:rPr>
          <w:sz w:val="24"/>
        </w:rPr>
        <w:t>ka epika in začne lirska epika. Začenja se vpogled v Črtomirjevo življenje, razlog za boj in njegovo ljubezen Bogomilo.</w:t>
      </w:r>
    </w:p>
    <w:p w14:paraId="121C7139" w14:textId="712746EF" w:rsidR="00DF2A80" w:rsidRPr="00DD1B6B" w:rsidRDefault="009711F1" w:rsidP="00007480">
      <w:pPr>
        <w:pStyle w:val="Heading3"/>
      </w:pPr>
      <w:bookmarkStart w:id="75" w:name="_Toc68642429"/>
      <w:bookmarkStart w:id="76" w:name="_Toc68892145"/>
      <w:r w:rsidRPr="00DD1B6B">
        <w:t>Ivan C</w:t>
      </w:r>
      <w:r w:rsidR="5A5CC6AF" w:rsidRPr="00DD1B6B">
        <w:t>ankar</w:t>
      </w:r>
      <w:bookmarkEnd w:id="75"/>
      <w:bookmarkEnd w:id="76"/>
    </w:p>
    <w:p w14:paraId="4E07BBAD" w14:textId="30109CAB" w:rsidR="00DF2A80" w:rsidRDefault="00D7541A" w:rsidP="001F3497">
      <w:pPr>
        <w:spacing w:line="360" w:lineRule="auto"/>
        <w:jc w:val="both"/>
        <w:rPr>
          <w:sz w:val="24"/>
          <w:szCs w:val="24"/>
        </w:rPr>
      </w:pPr>
      <w:r>
        <w:rPr>
          <w:sz w:val="24"/>
          <w:szCs w:val="24"/>
        </w:rPr>
        <w:t>Ivan Cankar se je rodil 10. 5. 1876 v Vrhniki, kot osmi otrok</w:t>
      </w:r>
      <w:r w:rsidR="00992166">
        <w:rPr>
          <w:sz w:val="24"/>
          <w:szCs w:val="24"/>
        </w:rPr>
        <w:t xml:space="preserve"> in umrl 1918 v Ljubljani</w:t>
      </w:r>
      <w:r>
        <w:rPr>
          <w:sz w:val="24"/>
          <w:szCs w:val="24"/>
        </w:rPr>
        <w:t xml:space="preserve">. Po končani šoli v Vrhniki se je vpisal na ljubljansko realko. Pridružil se je društvu Zadruga, kjer se je spoznal z Murnom, Kettejem in Župančičem. Kot dijak je objavljal pesmi v različnih revijah. Šolanje je nadaljeval na Dunaju kot tehnik ampak se je kmalu prepisal na slavistiko. Po šolanju je živel pri bratu in napisal </w:t>
      </w:r>
      <w:r w:rsidR="00992166">
        <w:rPr>
          <w:sz w:val="24"/>
          <w:szCs w:val="24"/>
        </w:rPr>
        <w:t>Hlapci. Leta 1909 se je preselil v Ljubljano. Začel se je ukvarjati z politiko in o predlagal združitev slovanskih narodov. Zaradi tega je bil aretiran in vpoklican v vojsko. Kmalu zatem je bil oproščen služenja v vojski zaradi bolezni. Bolan je umrl dve leti kasneje.</w:t>
      </w:r>
    </w:p>
    <w:p w14:paraId="0AD942A0" w14:textId="4F8398AB" w:rsidR="009711F1" w:rsidRPr="00427720" w:rsidRDefault="009711F1" w:rsidP="00CF64AB">
      <w:pPr>
        <w:pStyle w:val="Heading2"/>
      </w:pPr>
      <w:bookmarkStart w:id="77" w:name="_Toc68642430"/>
      <w:bookmarkStart w:id="78" w:name="_Toc68892146"/>
      <w:r w:rsidRPr="00427720">
        <w:lastRenderedPageBreak/>
        <w:t>Opredelitev problema</w:t>
      </w:r>
      <w:bookmarkEnd w:id="77"/>
      <w:bookmarkEnd w:id="78"/>
    </w:p>
    <w:p w14:paraId="7138B19D" w14:textId="10CC2A00" w:rsidR="00E9686A" w:rsidRPr="00E9686A" w:rsidRDefault="00E9686A" w:rsidP="00822141">
      <w:pPr>
        <w:spacing w:line="360" w:lineRule="auto"/>
        <w:jc w:val="both"/>
        <w:rPr>
          <w:sz w:val="24"/>
          <w:szCs w:val="24"/>
        </w:rPr>
      </w:pPr>
      <w:r w:rsidRPr="35FED077">
        <w:rPr>
          <w:sz w:val="24"/>
          <w:szCs w:val="24"/>
        </w:rPr>
        <w:t>Pred raziskovanjem smo si zastavili naslednja raziskovalna vprašanja</w:t>
      </w:r>
      <w:r w:rsidR="00E5683C" w:rsidRPr="35FED077">
        <w:rPr>
          <w:sz w:val="24"/>
          <w:szCs w:val="24"/>
        </w:rPr>
        <w:t>:</w:t>
      </w:r>
    </w:p>
    <w:p w14:paraId="3BCD56B1" w14:textId="221A97A7" w:rsidR="009711F1" w:rsidRPr="008970CE" w:rsidRDefault="008970CE" w:rsidP="35FED077">
      <w:pPr>
        <w:pStyle w:val="ListParagraph"/>
        <w:numPr>
          <w:ilvl w:val="0"/>
          <w:numId w:val="19"/>
        </w:numPr>
        <w:spacing w:line="360" w:lineRule="auto"/>
        <w:jc w:val="both"/>
        <w:rPr>
          <w:sz w:val="24"/>
          <w:szCs w:val="24"/>
        </w:rPr>
      </w:pPr>
      <w:r w:rsidRPr="35FED077">
        <w:rPr>
          <w:sz w:val="24"/>
          <w:szCs w:val="24"/>
        </w:rPr>
        <w:t>Je uporaba programa Orange smiselna za analizo slovenskih šolskih besedil?</w:t>
      </w:r>
    </w:p>
    <w:p w14:paraId="67936B71" w14:textId="66E913B7" w:rsidR="008970CE" w:rsidRPr="008970CE" w:rsidRDefault="008970CE" w:rsidP="35FED077">
      <w:pPr>
        <w:pStyle w:val="ListParagraph"/>
        <w:numPr>
          <w:ilvl w:val="0"/>
          <w:numId w:val="19"/>
        </w:numPr>
        <w:spacing w:line="360" w:lineRule="auto"/>
        <w:jc w:val="both"/>
        <w:rPr>
          <w:sz w:val="24"/>
          <w:szCs w:val="24"/>
        </w:rPr>
      </w:pPr>
      <w:r w:rsidRPr="35FED077">
        <w:rPr>
          <w:sz w:val="24"/>
          <w:szCs w:val="24"/>
        </w:rPr>
        <w:t>Ali so podatki pridobljeni pri analizi slovenskih literarnih del z programom Orange zanesljivi?</w:t>
      </w:r>
    </w:p>
    <w:p w14:paraId="732CC463" w14:textId="172C1492" w:rsidR="001E325F" w:rsidRDefault="008970CE" w:rsidP="35FED077">
      <w:pPr>
        <w:pStyle w:val="ListParagraph"/>
        <w:numPr>
          <w:ilvl w:val="0"/>
          <w:numId w:val="19"/>
        </w:numPr>
        <w:spacing w:line="360" w:lineRule="auto"/>
        <w:jc w:val="both"/>
        <w:rPr>
          <w:sz w:val="24"/>
          <w:szCs w:val="24"/>
        </w:rPr>
      </w:pPr>
      <w:r w:rsidRPr="35FED077">
        <w:rPr>
          <w:sz w:val="24"/>
          <w:szCs w:val="24"/>
        </w:rPr>
        <w:t>Ali lahko računalnik</w:t>
      </w:r>
      <w:r w:rsidR="001E325F" w:rsidRPr="35FED077">
        <w:rPr>
          <w:sz w:val="24"/>
          <w:szCs w:val="24"/>
        </w:rPr>
        <w:t xml:space="preserve"> pravilno določi pomen besednim</w:t>
      </w:r>
      <w:r w:rsidRPr="35FED077">
        <w:rPr>
          <w:sz w:val="24"/>
          <w:szCs w:val="24"/>
        </w:rPr>
        <w:t xml:space="preserve"> </w:t>
      </w:r>
      <w:r w:rsidR="001E325F" w:rsidRPr="35FED077">
        <w:rPr>
          <w:sz w:val="24"/>
          <w:szCs w:val="24"/>
        </w:rPr>
        <w:t>zvezam</w:t>
      </w:r>
      <w:r w:rsidR="0004265F" w:rsidRPr="35FED077">
        <w:rPr>
          <w:sz w:val="24"/>
          <w:szCs w:val="24"/>
        </w:rPr>
        <w:t xml:space="preserve"> s členkom </w:t>
      </w:r>
      <w:r w:rsidR="0004265F" w:rsidRPr="35FED077">
        <w:rPr>
          <w:i/>
          <w:sz w:val="24"/>
          <w:szCs w:val="24"/>
        </w:rPr>
        <w:t>ne</w:t>
      </w:r>
      <w:r w:rsidRPr="35FED077">
        <w:rPr>
          <w:sz w:val="24"/>
          <w:szCs w:val="24"/>
        </w:rPr>
        <w:t xml:space="preserve">, </w:t>
      </w:r>
      <w:r w:rsidR="001E325F" w:rsidRPr="35FED077">
        <w:rPr>
          <w:sz w:val="24"/>
          <w:szCs w:val="24"/>
        </w:rPr>
        <w:t xml:space="preserve">kot so </w:t>
      </w:r>
      <w:r w:rsidR="001E325F" w:rsidRPr="35FED077">
        <w:rPr>
          <w:i/>
          <w:sz w:val="24"/>
          <w:szCs w:val="24"/>
        </w:rPr>
        <w:t>ni</w:t>
      </w:r>
      <w:r w:rsidRPr="35FED077">
        <w:rPr>
          <w:i/>
          <w:sz w:val="24"/>
          <w:szCs w:val="24"/>
        </w:rPr>
        <w:t xml:space="preserve"> žalosten</w:t>
      </w:r>
      <w:r w:rsidRPr="35FED077">
        <w:rPr>
          <w:sz w:val="24"/>
          <w:szCs w:val="24"/>
        </w:rPr>
        <w:t xml:space="preserve">, </w:t>
      </w:r>
      <w:r w:rsidR="008E2699">
        <w:rPr>
          <w:i/>
          <w:iCs/>
          <w:sz w:val="24"/>
          <w:szCs w:val="24"/>
        </w:rPr>
        <w:t>ni vesel</w:t>
      </w:r>
      <w:r w:rsidR="00DC4BF4">
        <w:rPr>
          <w:i/>
          <w:iCs/>
          <w:sz w:val="24"/>
          <w:szCs w:val="24"/>
        </w:rPr>
        <w:t xml:space="preserve"> </w:t>
      </w:r>
      <w:r w:rsidR="005C140A" w:rsidRPr="35FED077">
        <w:rPr>
          <w:sz w:val="24"/>
          <w:szCs w:val="24"/>
        </w:rPr>
        <w:t>idr.?</w:t>
      </w:r>
    </w:p>
    <w:p w14:paraId="1982EB72" w14:textId="3FEA6673" w:rsidR="00155450" w:rsidRDefault="00155450" w:rsidP="35FED077">
      <w:pPr>
        <w:pStyle w:val="ListParagraph"/>
        <w:numPr>
          <w:ilvl w:val="0"/>
          <w:numId w:val="19"/>
        </w:numPr>
        <w:spacing w:line="360" w:lineRule="auto"/>
        <w:jc w:val="both"/>
        <w:rPr>
          <w:sz w:val="24"/>
          <w:szCs w:val="24"/>
        </w:rPr>
      </w:pPr>
      <w:r w:rsidRPr="35FED077">
        <w:rPr>
          <w:sz w:val="24"/>
          <w:szCs w:val="24"/>
        </w:rPr>
        <w:t>Ali lahko določimo podobnosti besedi</w:t>
      </w:r>
      <w:r w:rsidR="00577894" w:rsidRPr="35FED077">
        <w:rPr>
          <w:sz w:val="24"/>
          <w:szCs w:val="24"/>
        </w:rPr>
        <w:t>l s programom Orange?</w:t>
      </w:r>
    </w:p>
    <w:p w14:paraId="687605EE" w14:textId="0541018C" w:rsidR="007301E7" w:rsidRPr="001E325F" w:rsidRDefault="007301E7" w:rsidP="35FED077">
      <w:pPr>
        <w:pStyle w:val="ListParagraph"/>
        <w:numPr>
          <w:ilvl w:val="0"/>
          <w:numId w:val="19"/>
        </w:numPr>
        <w:spacing w:line="360" w:lineRule="auto"/>
        <w:jc w:val="both"/>
        <w:rPr>
          <w:sz w:val="24"/>
          <w:szCs w:val="24"/>
        </w:rPr>
      </w:pPr>
      <w:r w:rsidRPr="35FED077">
        <w:rPr>
          <w:sz w:val="24"/>
          <w:szCs w:val="24"/>
        </w:rPr>
        <w:t>Ali je analiza sentimentalnih besedil z programom Orange uporabna v vsakdanjem življenju?</w:t>
      </w:r>
    </w:p>
    <w:p w14:paraId="15697D4E" w14:textId="77777777" w:rsidR="00C31BF7" w:rsidRDefault="00C31BF7">
      <w:pPr>
        <w:rPr>
          <w:rFonts w:eastAsiaTheme="majorEastAsia" w:cstheme="minorHAnsi"/>
          <w:b/>
          <w:bCs/>
          <w:sz w:val="32"/>
          <w:szCs w:val="32"/>
        </w:rPr>
      </w:pPr>
      <w:bookmarkStart w:id="79" w:name="_Toc68642431"/>
      <w:bookmarkStart w:id="80" w:name="_Toc68892147"/>
      <w:r>
        <w:br w:type="page"/>
      </w:r>
    </w:p>
    <w:p w14:paraId="55F29333" w14:textId="071395E1" w:rsidR="009711F1" w:rsidRPr="0039699C" w:rsidRDefault="009711F1" w:rsidP="00D12D66">
      <w:pPr>
        <w:pStyle w:val="Heading1"/>
      </w:pPr>
      <w:r w:rsidRPr="00427720">
        <w:lastRenderedPageBreak/>
        <w:t>Empirični del</w:t>
      </w:r>
      <w:bookmarkEnd w:id="79"/>
      <w:bookmarkEnd w:id="80"/>
    </w:p>
    <w:p w14:paraId="1ED3ED15" w14:textId="05BCF091" w:rsidR="009711F1" w:rsidRPr="00427720" w:rsidRDefault="009711F1" w:rsidP="00CF64AB">
      <w:pPr>
        <w:pStyle w:val="Heading2"/>
      </w:pPr>
      <w:bookmarkStart w:id="81" w:name="_Toc68642432"/>
      <w:bookmarkStart w:id="82" w:name="_Toc68892148"/>
      <w:r w:rsidRPr="00427720">
        <w:t>Metoda</w:t>
      </w:r>
      <w:bookmarkEnd w:id="81"/>
      <w:bookmarkEnd w:id="82"/>
    </w:p>
    <w:p w14:paraId="2228C574" w14:textId="3222465E" w:rsidR="001E325F" w:rsidRDefault="003C0416" w:rsidP="001E325F">
      <w:pPr>
        <w:spacing w:line="360" w:lineRule="auto"/>
        <w:jc w:val="both"/>
        <w:rPr>
          <w:sz w:val="24"/>
          <w:szCs w:val="24"/>
        </w:rPr>
      </w:pPr>
      <w:r>
        <w:rPr>
          <w:sz w:val="24"/>
          <w:szCs w:val="24"/>
        </w:rPr>
        <w:t>Priprava na raziskovanje se je pričela z zbiranje</w:t>
      </w:r>
      <w:r w:rsidR="00877C7F">
        <w:rPr>
          <w:sz w:val="24"/>
          <w:szCs w:val="24"/>
        </w:rPr>
        <w:t>m lite</w:t>
      </w:r>
      <w:r w:rsidR="000109FE">
        <w:rPr>
          <w:sz w:val="24"/>
          <w:szCs w:val="24"/>
        </w:rPr>
        <w:t>rarnih besedil</w:t>
      </w:r>
      <w:r w:rsidR="001E325F" w:rsidRPr="07CF1781">
        <w:rPr>
          <w:sz w:val="24"/>
          <w:szCs w:val="24"/>
        </w:rPr>
        <w:t>.</w:t>
      </w:r>
      <w:r w:rsidR="000109FE">
        <w:rPr>
          <w:sz w:val="24"/>
          <w:szCs w:val="24"/>
        </w:rPr>
        <w:t xml:space="preserve"> Odločili smo so </w:t>
      </w:r>
      <w:r w:rsidR="00F37ACD">
        <w:rPr>
          <w:sz w:val="24"/>
          <w:szCs w:val="24"/>
        </w:rPr>
        <w:t xml:space="preserve">leposlovje slovenskih avtorjev 19. in 20. stoletja, </w:t>
      </w:r>
      <w:r w:rsidR="002417DB">
        <w:rPr>
          <w:sz w:val="24"/>
          <w:szCs w:val="24"/>
        </w:rPr>
        <w:t xml:space="preserve">ki se jih obravnava v srednji šoli. </w:t>
      </w:r>
      <w:r w:rsidR="006975C5">
        <w:rPr>
          <w:sz w:val="24"/>
          <w:szCs w:val="24"/>
        </w:rPr>
        <w:t>Besedila so prosto dostopna na Wikiviru, kar je bila dodatna prednost</w:t>
      </w:r>
      <w:r w:rsidR="00B2559B">
        <w:rPr>
          <w:sz w:val="24"/>
          <w:szCs w:val="24"/>
        </w:rPr>
        <w:t>, saj ni bilo treba prositi nosilcev avtorskih pravic za dovoljenje</w:t>
      </w:r>
      <w:r w:rsidR="00D8189C">
        <w:rPr>
          <w:sz w:val="24"/>
          <w:szCs w:val="24"/>
        </w:rPr>
        <w:t xml:space="preserve">, prav tako ni bilo dodatnega </w:t>
      </w:r>
      <w:r w:rsidR="00CA352F">
        <w:rPr>
          <w:sz w:val="24"/>
          <w:szCs w:val="24"/>
        </w:rPr>
        <w:t>s pretipkavanjem oz. skeniranjem besedila, kar bi bilo izredno časovno potratno.</w:t>
      </w:r>
      <w:r w:rsidR="006975C5">
        <w:rPr>
          <w:sz w:val="24"/>
          <w:szCs w:val="24"/>
        </w:rPr>
        <w:t xml:space="preserve"> </w:t>
      </w:r>
      <w:r w:rsidR="001E325F" w:rsidRPr="07CF1781">
        <w:rPr>
          <w:sz w:val="24"/>
          <w:szCs w:val="24"/>
        </w:rPr>
        <w:t>Literarna dela smo uvrstili v skupine ter podskupine</w:t>
      </w:r>
      <w:r w:rsidR="002665E7">
        <w:rPr>
          <w:sz w:val="24"/>
          <w:szCs w:val="24"/>
        </w:rPr>
        <w:t>,</w:t>
      </w:r>
      <w:r w:rsidR="001E325F" w:rsidRPr="07CF1781">
        <w:rPr>
          <w:sz w:val="24"/>
          <w:szCs w:val="24"/>
        </w:rPr>
        <w:t xml:space="preserve"> in sicer </w:t>
      </w:r>
      <w:r w:rsidR="00A874C8">
        <w:rPr>
          <w:sz w:val="24"/>
          <w:szCs w:val="24"/>
        </w:rPr>
        <w:t>vsakega v svojo</w:t>
      </w:r>
      <w:r w:rsidR="001E325F" w:rsidRPr="07CF1781">
        <w:rPr>
          <w:sz w:val="24"/>
          <w:szCs w:val="24"/>
        </w:rPr>
        <w:t xml:space="preserve"> map</w:t>
      </w:r>
      <w:r w:rsidR="000C5411">
        <w:rPr>
          <w:sz w:val="24"/>
          <w:szCs w:val="24"/>
        </w:rPr>
        <w:t>o v datotečnem sistemu, kar zahteva program Orange</w:t>
      </w:r>
      <w:r w:rsidR="001E325F" w:rsidRPr="07CF1781">
        <w:rPr>
          <w:sz w:val="24"/>
          <w:szCs w:val="24"/>
        </w:rPr>
        <w:t xml:space="preserve">. Nekatera besedila so vsebovala avtorje, datume ter druge nepomembne zapiske, ki jih je bilo </w:t>
      </w:r>
      <w:r w:rsidR="000C5411">
        <w:rPr>
          <w:sz w:val="24"/>
          <w:szCs w:val="24"/>
        </w:rPr>
        <w:t>treba</w:t>
      </w:r>
      <w:r w:rsidR="00AC2ACB">
        <w:rPr>
          <w:sz w:val="24"/>
          <w:szCs w:val="24"/>
        </w:rPr>
        <w:t xml:space="preserve"> pred začetkom</w:t>
      </w:r>
      <w:r w:rsidR="001E325F" w:rsidRPr="07CF1781">
        <w:rPr>
          <w:sz w:val="24"/>
          <w:szCs w:val="24"/>
        </w:rPr>
        <w:t xml:space="preserve"> izbrisati.</w:t>
      </w:r>
      <w:r w:rsidR="000169B3">
        <w:rPr>
          <w:sz w:val="24"/>
          <w:szCs w:val="24"/>
        </w:rPr>
        <w:t xml:space="preserve"> Nadaljnja stopnja pri</w:t>
      </w:r>
      <w:r w:rsidR="00F82F0B">
        <w:rPr>
          <w:sz w:val="24"/>
          <w:szCs w:val="24"/>
        </w:rPr>
        <w:t>prave besedil je zajemala spreminjanje pregibnih besed v njihovo slovarsko obliko</w:t>
      </w:r>
      <w:r w:rsidR="001E325F" w:rsidRPr="07CF1781">
        <w:rPr>
          <w:sz w:val="24"/>
          <w:szCs w:val="24"/>
        </w:rPr>
        <w:t xml:space="preserve">. Takšne besede smo </w:t>
      </w:r>
      <w:r w:rsidR="00876CCC">
        <w:rPr>
          <w:sz w:val="24"/>
          <w:szCs w:val="24"/>
        </w:rPr>
        <w:t>v urejevalniku besedila s pomočjo regularnih izrazov</w:t>
      </w:r>
      <w:r w:rsidR="00F215B0">
        <w:rPr>
          <w:sz w:val="24"/>
          <w:szCs w:val="24"/>
        </w:rPr>
        <w:t xml:space="preserve"> pretvorili v želeno obliko</w:t>
      </w:r>
      <w:r w:rsidR="00A15ED8" w:rsidRPr="07CF1781">
        <w:rPr>
          <w:sz w:val="24"/>
          <w:szCs w:val="24"/>
        </w:rPr>
        <w:t>.</w:t>
      </w:r>
      <w:r w:rsidR="005C0E57">
        <w:rPr>
          <w:sz w:val="24"/>
          <w:szCs w:val="24"/>
        </w:rPr>
        <w:t xml:space="preserve"> Ponovni pregled je odkril</w:t>
      </w:r>
      <w:r w:rsidR="00271074">
        <w:rPr>
          <w:sz w:val="24"/>
          <w:szCs w:val="24"/>
        </w:rPr>
        <w:t xml:space="preserve">, </w:t>
      </w:r>
      <w:r w:rsidR="00F032B7">
        <w:rPr>
          <w:sz w:val="24"/>
          <w:szCs w:val="24"/>
        </w:rPr>
        <w:t>kar je program spregledal, to smo nato ročno popravili</w:t>
      </w:r>
      <w:r w:rsidR="00CE2AEA">
        <w:rPr>
          <w:sz w:val="24"/>
          <w:szCs w:val="24"/>
        </w:rPr>
        <w:t>, in sicer s posebej napisanim programom</w:t>
      </w:r>
      <w:r w:rsidR="001E49C5">
        <w:rPr>
          <w:sz w:val="24"/>
          <w:szCs w:val="24"/>
        </w:rPr>
        <w:t xml:space="preserve"> v programskem jeziku python,</w:t>
      </w:r>
      <w:r w:rsidR="00CE2AEA">
        <w:rPr>
          <w:sz w:val="24"/>
          <w:szCs w:val="24"/>
        </w:rPr>
        <w:t xml:space="preserve"> </w:t>
      </w:r>
      <w:r w:rsidR="00182030">
        <w:rPr>
          <w:sz w:val="24"/>
          <w:szCs w:val="24"/>
        </w:rPr>
        <w:t xml:space="preserve">ki </w:t>
      </w:r>
      <w:commentRangeStart w:id="83"/>
      <w:r w:rsidR="00CE2AEA">
        <w:rPr>
          <w:sz w:val="24"/>
          <w:szCs w:val="24"/>
        </w:rPr>
        <w:t>je za delovanje potreboval tri datoteke. Prva datoteka mora vsebovati besedilo, ki ga želimo procesirati. Druga datoteka vsebuje besede</w:t>
      </w:r>
      <w:r w:rsidR="004F6A87">
        <w:rPr>
          <w:sz w:val="24"/>
          <w:szCs w:val="24"/>
        </w:rPr>
        <w:t xml:space="preserve"> oz. znake</w:t>
      </w:r>
      <w:r w:rsidR="00182030">
        <w:rPr>
          <w:sz w:val="24"/>
          <w:szCs w:val="24"/>
        </w:rPr>
        <w:t>,</w:t>
      </w:r>
      <w:r w:rsidR="00CE2AEA">
        <w:rPr>
          <w:sz w:val="24"/>
          <w:szCs w:val="24"/>
        </w:rPr>
        <w:t xml:space="preserve"> </w:t>
      </w:r>
      <w:r w:rsidR="00182030">
        <w:rPr>
          <w:sz w:val="24"/>
          <w:szCs w:val="24"/>
        </w:rPr>
        <w:t xml:space="preserve">ki jih </w:t>
      </w:r>
      <w:r w:rsidR="00CE2AEA">
        <w:rPr>
          <w:sz w:val="24"/>
          <w:szCs w:val="24"/>
        </w:rPr>
        <w:t>hočemo zamenjati</w:t>
      </w:r>
      <w:r w:rsidR="004F6A87">
        <w:rPr>
          <w:sz w:val="24"/>
          <w:szCs w:val="24"/>
        </w:rPr>
        <w:t>. Tretja datoteka vsebuje besede oz. znake</w:t>
      </w:r>
      <w:r w:rsidR="00182030">
        <w:rPr>
          <w:sz w:val="24"/>
          <w:szCs w:val="24"/>
        </w:rPr>
        <w:t>,</w:t>
      </w:r>
      <w:r w:rsidR="004F6A87">
        <w:rPr>
          <w:sz w:val="24"/>
          <w:szCs w:val="24"/>
        </w:rPr>
        <w:t xml:space="preserve"> s katerimi hočemo zamenjati besede oz. znake v drugem dokumentu. Besede oz. znaki morajo biti vzporedno zapisani skozi drugi in tretji dokument. </w:t>
      </w:r>
      <w:r w:rsidR="00182030">
        <w:rPr>
          <w:sz w:val="24"/>
          <w:szCs w:val="24"/>
        </w:rPr>
        <w:t>Č</w:t>
      </w:r>
      <w:r w:rsidR="004F6A87">
        <w:rPr>
          <w:sz w:val="24"/>
          <w:szCs w:val="24"/>
        </w:rPr>
        <w:t xml:space="preserve">e bi </w:t>
      </w:r>
      <w:r w:rsidR="00182030">
        <w:rPr>
          <w:sz w:val="24"/>
          <w:szCs w:val="24"/>
        </w:rPr>
        <w:t xml:space="preserve">torej </w:t>
      </w:r>
      <w:r w:rsidR="004F6A87">
        <w:rPr>
          <w:sz w:val="24"/>
          <w:szCs w:val="24"/>
        </w:rPr>
        <w:t xml:space="preserve">hoteli zamenjati črko </w:t>
      </w:r>
      <w:r w:rsidR="004F6A87" w:rsidRPr="00150DD0">
        <w:rPr>
          <w:rStyle w:val="eop"/>
          <w:rFonts w:ascii="Calibri" w:hAnsi="Calibri" w:cs="Calibri"/>
          <w:i/>
          <w:iCs/>
          <w:sz w:val="24"/>
        </w:rPr>
        <w:t>è</w:t>
      </w:r>
      <w:r w:rsidR="004F6A87" w:rsidRPr="004F6A87">
        <w:rPr>
          <w:sz w:val="28"/>
          <w:szCs w:val="24"/>
        </w:rPr>
        <w:t xml:space="preserve"> </w:t>
      </w:r>
      <w:r w:rsidR="004F6A87">
        <w:rPr>
          <w:sz w:val="24"/>
          <w:szCs w:val="24"/>
        </w:rPr>
        <w:t xml:space="preserve"> </w:t>
      </w:r>
      <w:r w:rsidR="00CD73C4">
        <w:rPr>
          <w:sz w:val="24"/>
          <w:szCs w:val="24"/>
        </w:rPr>
        <w:t>s</w:t>
      </w:r>
      <w:r w:rsidR="004F6A87">
        <w:rPr>
          <w:sz w:val="24"/>
          <w:szCs w:val="24"/>
        </w:rPr>
        <w:t xml:space="preserve"> črko e, bi morali črko </w:t>
      </w:r>
      <w:r w:rsidR="004F6A87" w:rsidRPr="00150DD0">
        <w:rPr>
          <w:rStyle w:val="eop"/>
          <w:rFonts w:ascii="Calibri" w:hAnsi="Calibri" w:cs="Calibri"/>
          <w:i/>
          <w:iCs/>
          <w:sz w:val="24"/>
        </w:rPr>
        <w:t>è</w:t>
      </w:r>
      <w:r w:rsidR="004F6A87" w:rsidRPr="004F6A87">
        <w:rPr>
          <w:rStyle w:val="eop"/>
          <w:rFonts w:ascii="Calibri" w:hAnsi="Calibri" w:cs="Calibri"/>
          <w:sz w:val="24"/>
        </w:rPr>
        <w:t xml:space="preserve"> vstaviti v drugi dokument</w:t>
      </w:r>
      <w:r w:rsidR="004F6A87">
        <w:rPr>
          <w:rStyle w:val="eop"/>
          <w:rFonts w:ascii="Calibri" w:hAnsi="Calibri" w:cs="Calibri"/>
        </w:rPr>
        <w:t>,</w:t>
      </w:r>
      <w:r w:rsidR="004F6A87">
        <w:rPr>
          <w:rStyle w:val="eop"/>
          <w:rFonts w:ascii="Calibri" w:hAnsi="Calibri" w:cs="Calibri"/>
          <w:sz w:val="24"/>
        </w:rPr>
        <w:t xml:space="preserve"> črko </w:t>
      </w:r>
      <w:r w:rsidR="004F6A87" w:rsidRPr="00150DD0">
        <w:rPr>
          <w:rStyle w:val="eop"/>
          <w:rFonts w:ascii="Calibri" w:hAnsi="Calibri" w:cs="Calibri"/>
          <w:i/>
          <w:iCs/>
          <w:sz w:val="24"/>
        </w:rPr>
        <w:t>e</w:t>
      </w:r>
      <w:r w:rsidR="004F6A87">
        <w:rPr>
          <w:rStyle w:val="eop"/>
          <w:rFonts w:ascii="Calibri" w:hAnsi="Calibri" w:cs="Calibri"/>
          <w:sz w:val="24"/>
        </w:rPr>
        <w:t xml:space="preserve"> pa v tretji dokument</w:t>
      </w:r>
      <w:r w:rsidR="00182030">
        <w:rPr>
          <w:rStyle w:val="eop"/>
          <w:rFonts w:ascii="Calibri" w:hAnsi="Calibri" w:cs="Calibri"/>
          <w:sz w:val="24"/>
        </w:rPr>
        <w:t>,</w:t>
      </w:r>
      <w:r w:rsidR="004F6A87">
        <w:rPr>
          <w:rStyle w:val="eop"/>
          <w:rFonts w:ascii="Calibri" w:hAnsi="Calibri" w:cs="Calibri"/>
          <w:sz w:val="24"/>
        </w:rPr>
        <w:t xml:space="preserve"> in sicer tako</w:t>
      </w:r>
      <w:r w:rsidR="00150DD0">
        <w:rPr>
          <w:rStyle w:val="eop"/>
          <w:rFonts w:ascii="Calibri" w:hAnsi="Calibri" w:cs="Calibri"/>
          <w:sz w:val="24"/>
        </w:rPr>
        <w:t>,</w:t>
      </w:r>
      <w:r w:rsidR="004F6A87">
        <w:rPr>
          <w:rStyle w:val="eop"/>
          <w:rFonts w:ascii="Calibri" w:hAnsi="Calibri" w:cs="Calibri"/>
          <w:sz w:val="24"/>
        </w:rPr>
        <w:t xml:space="preserve"> da sta črki v isti vrstici. Nove znake</w:t>
      </w:r>
      <w:r w:rsidR="004F6A87">
        <w:rPr>
          <w:sz w:val="24"/>
          <w:szCs w:val="24"/>
        </w:rPr>
        <w:t xml:space="preserve"> oz. besede lahko samo dopišemo v novo vrstico.</w:t>
      </w:r>
      <w:r w:rsidR="00CE2AEA">
        <w:rPr>
          <w:sz w:val="24"/>
          <w:szCs w:val="24"/>
        </w:rPr>
        <w:t xml:space="preserve"> </w:t>
      </w:r>
      <w:r w:rsidR="00A60AA4" w:rsidRPr="07CF1781">
        <w:rPr>
          <w:sz w:val="24"/>
          <w:szCs w:val="24"/>
        </w:rPr>
        <w:t xml:space="preserve"> </w:t>
      </w:r>
      <w:commentRangeEnd w:id="83"/>
      <w:r w:rsidR="004F6A87">
        <w:rPr>
          <w:rStyle w:val="CommentReference"/>
        </w:rPr>
        <w:commentReference w:id="83"/>
      </w:r>
      <w:r w:rsidR="00A60AA4" w:rsidRPr="07CF1781">
        <w:rPr>
          <w:sz w:val="24"/>
          <w:szCs w:val="24"/>
        </w:rPr>
        <w:t>Če smo hoteli najti podobnosti med posameznimi kiticami ali</w:t>
      </w:r>
      <w:r w:rsidR="00A60AA4" w:rsidRPr="07CF1781" w:rsidDel="00AE5ED8">
        <w:rPr>
          <w:sz w:val="24"/>
          <w:szCs w:val="24"/>
        </w:rPr>
        <w:t xml:space="preserve"> </w:t>
      </w:r>
      <w:r w:rsidR="00A60AA4" w:rsidRPr="07CF1781">
        <w:rPr>
          <w:sz w:val="24"/>
          <w:szCs w:val="24"/>
        </w:rPr>
        <w:t>besedili</w:t>
      </w:r>
      <w:r w:rsidR="00F91FFA" w:rsidRPr="07CF1781">
        <w:rPr>
          <w:sz w:val="24"/>
          <w:szCs w:val="24"/>
        </w:rPr>
        <w:t>,</w:t>
      </w:r>
      <w:r w:rsidR="00A60AA4" w:rsidRPr="07CF1781">
        <w:rPr>
          <w:sz w:val="24"/>
          <w:szCs w:val="24"/>
        </w:rPr>
        <w:t xml:space="preserve"> smo jih shranili v isto datoteko in to datoteko naložili v program Orange.</w:t>
      </w:r>
      <w:r w:rsidR="00A15ED8" w:rsidRPr="07CF1781">
        <w:rPr>
          <w:sz w:val="24"/>
          <w:szCs w:val="24"/>
        </w:rPr>
        <w:t xml:space="preserve"> </w:t>
      </w:r>
      <w:r w:rsidR="00E87626">
        <w:rPr>
          <w:sz w:val="24"/>
          <w:szCs w:val="24"/>
        </w:rPr>
        <w:t xml:space="preserve">Vanj smo </w:t>
      </w:r>
      <w:r w:rsidR="00A15ED8" w:rsidRPr="07CF1781">
        <w:rPr>
          <w:sz w:val="24"/>
          <w:szCs w:val="24"/>
        </w:rPr>
        <w:t>datoteke nalož</w:t>
      </w:r>
      <w:r w:rsidR="00E87626">
        <w:rPr>
          <w:sz w:val="24"/>
          <w:szCs w:val="24"/>
        </w:rPr>
        <w:t>ili</w:t>
      </w:r>
      <w:r w:rsidR="00A15ED8" w:rsidRPr="07CF1781">
        <w:rPr>
          <w:sz w:val="24"/>
          <w:szCs w:val="24"/>
        </w:rPr>
        <w:t xml:space="preserve"> z modulom uvažanje do</w:t>
      </w:r>
      <w:r w:rsidR="00A60AA4" w:rsidRPr="07CF1781">
        <w:rPr>
          <w:sz w:val="24"/>
          <w:szCs w:val="24"/>
        </w:rPr>
        <w:t>kumentov. Znotraj programa smo</w:t>
      </w:r>
      <w:r w:rsidR="00A15ED8" w:rsidRPr="07CF1781">
        <w:rPr>
          <w:sz w:val="24"/>
          <w:szCs w:val="24"/>
        </w:rPr>
        <w:t xml:space="preserve"> modul povezal</w:t>
      </w:r>
      <w:r w:rsidR="00C702A4">
        <w:rPr>
          <w:sz w:val="24"/>
          <w:szCs w:val="24"/>
        </w:rPr>
        <w:t>i</w:t>
      </w:r>
      <w:r w:rsidR="00A15ED8" w:rsidRPr="07CF1781">
        <w:rPr>
          <w:sz w:val="24"/>
          <w:szCs w:val="24"/>
        </w:rPr>
        <w:t xml:space="preserve"> z naslednjim modulom korpus. Korpus </w:t>
      </w:r>
      <w:r w:rsidR="00A60AA4" w:rsidRPr="07CF1781">
        <w:rPr>
          <w:sz w:val="24"/>
          <w:szCs w:val="24"/>
        </w:rPr>
        <w:t>smo povezali</w:t>
      </w:r>
      <w:r w:rsidR="00A15ED8" w:rsidRPr="07CF1781">
        <w:rPr>
          <w:sz w:val="24"/>
          <w:szCs w:val="24"/>
        </w:rPr>
        <w:t xml:space="preserve"> v modul urejanje dokumentov</w:t>
      </w:r>
      <w:r w:rsidR="00CA2612">
        <w:rPr>
          <w:sz w:val="24"/>
          <w:szCs w:val="24"/>
        </w:rPr>
        <w:t>,</w:t>
      </w:r>
      <w:r w:rsidR="00A15ED8" w:rsidRPr="07CF1781">
        <w:rPr>
          <w:sz w:val="24"/>
          <w:szCs w:val="24"/>
        </w:rPr>
        <w:t xml:space="preserve"> </w:t>
      </w:r>
      <w:r w:rsidR="00A60AA4" w:rsidRPr="07CF1781">
        <w:rPr>
          <w:sz w:val="24"/>
          <w:szCs w:val="24"/>
        </w:rPr>
        <w:t xml:space="preserve">ki pa ima veliko možnosti za različne </w:t>
      </w:r>
      <w:r w:rsidR="00B94979">
        <w:rPr>
          <w:sz w:val="24"/>
          <w:szCs w:val="24"/>
        </w:rPr>
        <w:t>nadal</w:t>
      </w:r>
      <w:r w:rsidR="00FD6742">
        <w:rPr>
          <w:sz w:val="24"/>
          <w:szCs w:val="24"/>
        </w:rPr>
        <w:t>j</w:t>
      </w:r>
      <w:r w:rsidR="00A60AA4" w:rsidRPr="739C9FC9">
        <w:rPr>
          <w:sz w:val="24"/>
          <w:szCs w:val="24"/>
        </w:rPr>
        <w:t>nje</w:t>
      </w:r>
      <w:r w:rsidR="00A60AA4" w:rsidRPr="07CF1781">
        <w:rPr>
          <w:sz w:val="24"/>
          <w:szCs w:val="24"/>
        </w:rPr>
        <w:t xml:space="preserve"> povezave</w:t>
      </w:r>
      <w:r w:rsidR="00A15ED8" w:rsidRPr="07CF1781">
        <w:rPr>
          <w:sz w:val="24"/>
          <w:szCs w:val="24"/>
        </w:rPr>
        <w:t>. Čeprav imajo moduli različne vrste kombinacij, ki so koristne pri različnih vrstah besedil</w:t>
      </w:r>
      <w:r w:rsidR="00C702A4">
        <w:rPr>
          <w:sz w:val="24"/>
          <w:szCs w:val="24"/>
        </w:rPr>
        <w:t>,</w:t>
      </w:r>
      <w:r w:rsidR="00A15ED8" w:rsidRPr="07CF1781">
        <w:rPr>
          <w:sz w:val="24"/>
          <w:szCs w:val="24"/>
        </w:rPr>
        <w:t xml:space="preserve"> smo opazili, da so nam najbol</w:t>
      </w:r>
      <w:r w:rsidR="00155450" w:rsidRPr="07CF1781">
        <w:rPr>
          <w:sz w:val="24"/>
          <w:szCs w:val="24"/>
        </w:rPr>
        <w:t xml:space="preserve">j priročne informacije </w:t>
      </w:r>
      <w:r w:rsidR="002F6E7B" w:rsidRPr="07CF1781">
        <w:rPr>
          <w:sz w:val="24"/>
          <w:szCs w:val="24"/>
        </w:rPr>
        <w:t>pridobljene</w:t>
      </w:r>
      <w:r w:rsidR="00A15ED8" w:rsidRPr="07CF1781">
        <w:rPr>
          <w:sz w:val="24"/>
          <w:szCs w:val="24"/>
        </w:rPr>
        <w:t xml:space="preserve"> na spodaj razloženih kombinacijah.</w:t>
      </w:r>
    </w:p>
    <w:p w14:paraId="6BA2B93E" w14:textId="77777777" w:rsidR="00C31BF7" w:rsidRPr="001E325F" w:rsidRDefault="00C31BF7" w:rsidP="001E325F">
      <w:pPr>
        <w:spacing w:line="360" w:lineRule="auto"/>
        <w:jc w:val="both"/>
        <w:rPr>
          <w:sz w:val="24"/>
          <w:szCs w:val="24"/>
        </w:rPr>
      </w:pPr>
    </w:p>
    <w:p w14:paraId="4B7A4388" w14:textId="77777777" w:rsidR="00DF2A80" w:rsidRPr="00DD1B6B" w:rsidRDefault="6C4342AA" w:rsidP="00007480">
      <w:pPr>
        <w:pStyle w:val="Heading3"/>
        <w:rPr>
          <w:rFonts w:ascii="Calibri Light" w:eastAsia="Yu Gothic Light" w:hAnsi="Calibri Light" w:cs="Times New Roman"/>
        </w:rPr>
      </w:pPr>
      <w:bookmarkStart w:id="84" w:name="_Toc68196000"/>
      <w:bookmarkStart w:id="85" w:name="_Toc68642433"/>
      <w:bookmarkStart w:id="86" w:name="_Toc68892149"/>
      <w:r w:rsidRPr="00DD1B6B">
        <w:lastRenderedPageBreak/>
        <w:t>Prikaz najpogostejših besed v besedilu</w:t>
      </w:r>
      <w:bookmarkEnd w:id="84"/>
      <w:bookmarkEnd w:id="85"/>
      <w:bookmarkEnd w:id="86"/>
    </w:p>
    <w:p w14:paraId="2C7DA1AF" w14:textId="06BCB3EA" w:rsidR="00DF2A80" w:rsidRPr="008F00C2" w:rsidRDefault="6C4342AA" w:rsidP="001E325F">
      <w:pPr>
        <w:spacing w:line="360" w:lineRule="auto"/>
        <w:jc w:val="both"/>
        <w:rPr>
          <w:sz w:val="24"/>
          <w:szCs w:val="24"/>
        </w:rPr>
      </w:pPr>
      <w:r w:rsidRPr="3E4D22A9">
        <w:rPr>
          <w:sz w:val="24"/>
          <w:szCs w:val="24"/>
        </w:rPr>
        <w:t xml:space="preserve">Besede smo prikazali s pomočjo modula </w:t>
      </w:r>
      <w:commentRangeStart w:id="87"/>
      <w:r w:rsidR="001E325F" w:rsidRPr="3E4D22A9">
        <w:rPr>
          <w:sz w:val="24"/>
          <w:szCs w:val="24"/>
        </w:rPr>
        <w:t xml:space="preserve">oblak besed </w:t>
      </w:r>
      <w:commentRangeEnd w:id="87"/>
      <w:r w:rsidR="001E325F">
        <w:rPr>
          <w:rStyle w:val="CommentReference"/>
        </w:rPr>
        <w:commentReference w:id="87"/>
      </w:r>
      <w:r w:rsidR="001E325F" w:rsidRPr="3E4D22A9">
        <w:rPr>
          <w:sz w:val="24"/>
          <w:szCs w:val="24"/>
        </w:rPr>
        <w:t xml:space="preserve">ter </w:t>
      </w:r>
      <w:r w:rsidR="00155450">
        <w:rPr>
          <w:sz w:val="24"/>
          <w:szCs w:val="24"/>
        </w:rPr>
        <w:t>podatkovno tabelo</w:t>
      </w:r>
      <w:r w:rsidR="001E325F" w:rsidRPr="3E4D22A9">
        <w:rPr>
          <w:sz w:val="24"/>
          <w:szCs w:val="24"/>
        </w:rPr>
        <w:t xml:space="preserve">. Preden smo besedilo vstavili v oblak besed, smo ga najprej uredili z modulom obdelava besedil. S tem smo izločili veznike ter nepotrebne veznike. Vse besede, ki so se v besedilu pojavile več kot 70-krat, so bile prikazane v </w:t>
      </w:r>
      <w:r w:rsidR="00A15ED8">
        <w:rPr>
          <w:sz w:val="24"/>
          <w:szCs w:val="24"/>
        </w:rPr>
        <w:t>modulu</w:t>
      </w:r>
      <w:r w:rsidR="00E158BB">
        <w:rPr>
          <w:sz w:val="24"/>
          <w:szCs w:val="24"/>
        </w:rPr>
        <w:t>,</w:t>
      </w:r>
      <w:r w:rsidR="00A15ED8">
        <w:rPr>
          <w:sz w:val="24"/>
          <w:szCs w:val="24"/>
        </w:rPr>
        <w:t xml:space="preserve"> in sicer večkrat</w:t>
      </w:r>
      <w:r w:rsidR="00E158BB">
        <w:rPr>
          <w:sz w:val="24"/>
          <w:szCs w:val="24"/>
        </w:rPr>
        <w:t>,</w:t>
      </w:r>
      <w:r w:rsidR="00A15ED8">
        <w:rPr>
          <w:sz w:val="24"/>
          <w:szCs w:val="24"/>
        </w:rPr>
        <w:t xml:space="preserve"> ko se beseda ponovi</w:t>
      </w:r>
      <w:r w:rsidR="00E158BB">
        <w:rPr>
          <w:sz w:val="24"/>
          <w:szCs w:val="24"/>
        </w:rPr>
        <w:t>,</w:t>
      </w:r>
      <w:r w:rsidR="00A15ED8">
        <w:rPr>
          <w:sz w:val="24"/>
          <w:szCs w:val="24"/>
        </w:rPr>
        <w:t xml:space="preserve"> večja je</w:t>
      </w:r>
      <w:r w:rsidR="001E325F" w:rsidRPr="3E4D22A9">
        <w:rPr>
          <w:sz w:val="24"/>
          <w:szCs w:val="24"/>
        </w:rPr>
        <w:t xml:space="preserve">. </w:t>
      </w:r>
      <w:r w:rsidR="00A15ED8">
        <w:rPr>
          <w:sz w:val="24"/>
          <w:szCs w:val="24"/>
        </w:rPr>
        <w:t>Besede, ki so se ponovile manjkrat</w:t>
      </w:r>
      <w:r w:rsidR="00E158BB">
        <w:rPr>
          <w:sz w:val="24"/>
          <w:szCs w:val="24"/>
        </w:rPr>
        <w:t>,</w:t>
      </w:r>
      <w:r w:rsidR="00A15ED8">
        <w:rPr>
          <w:sz w:val="24"/>
          <w:szCs w:val="24"/>
        </w:rPr>
        <w:t xml:space="preserve"> so bile dostopne preko modula podatkovna tabela. </w:t>
      </w:r>
      <w:r w:rsidR="00837F25">
        <w:rPr>
          <w:sz w:val="24"/>
          <w:szCs w:val="24"/>
        </w:rPr>
        <w:t>Na sliki 14 je prikaza</w:t>
      </w:r>
      <w:r w:rsidR="004E4218">
        <w:rPr>
          <w:sz w:val="24"/>
          <w:szCs w:val="24"/>
        </w:rPr>
        <w:t xml:space="preserve">no </w:t>
      </w:r>
      <w:r w:rsidR="00786592">
        <w:rPr>
          <w:sz w:val="24"/>
          <w:szCs w:val="24"/>
        </w:rPr>
        <w:t>zaporedje dejavnosti od uvoza besedila v programsko o</w:t>
      </w:r>
      <w:r w:rsidR="009144FA">
        <w:rPr>
          <w:sz w:val="24"/>
          <w:szCs w:val="24"/>
        </w:rPr>
        <w:t xml:space="preserve">rodje Orange do oblaka besed in tabele </w:t>
      </w:r>
      <w:r w:rsidR="00B074C4">
        <w:rPr>
          <w:sz w:val="24"/>
          <w:szCs w:val="24"/>
        </w:rPr>
        <w:t xml:space="preserve">s </w:t>
      </w:r>
      <w:r w:rsidR="009144FA">
        <w:rPr>
          <w:sz w:val="24"/>
          <w:szCs w:val="24"/>
        </w:rPr>
        <w:t>vseh</w:t>
      </w:r>
      <w:r w:rsidR="00B074C4">
        <w:rPr>
          <w:sz w:val="24"/>
          <w:szCs w:val="24"/>
        </w:rPr>
        <w:t xml:space="preserve"> besed z </w:t>
      </w:r>
      <w:r w:rsidR="009D1B3B">
        <w:rPr>
          <w:sz w:val="24"/>
          <w:szCs w:val="24"/>
        </w:rPr>
        <w:t>informacijo o številu ponovitev.</w:t>
      </w:r>
    </w:p>
    <w:p w14:paraId="6AB071EA" w14:textId="77777777" w:rsidR="00AC6066" w:rsidRDefault="001E325F" w:rsidP="001E325F">
      <w:pPr>
        <w:keepNext/>
        <w:spacing w:line="360" w:lineRule="auto"/>
        <w:jc w:val="both"/>
        <w:rPr>
          <w:sz w:val="24"/>
          <w:szCs w:val="24"/>
        </w:rPr>
      </w:pPr>
      <w:r>
        <w:rPr>
          <w:noProof/>
        </w:rPr>
        <w:drawing>
          <wp:inline distT="0" distB="0" distL="0" distR="0" wp14:anchorId="5DE0DC96" wp14:editId="4D971439">
            <wp:extent cx="5943600" cy="989330"/>
            <wp:effectExtent l="0" t="0" r="0" b="1270"/>
            <wp:docPr id="191199200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pic:nvPicPr>
                  <pic:blipFill>
                    <a:blip r:embed="rId35">
                      <a:extLst>
                        <a:ext uri="{28A0092B-C50C-407E-A947-70E740481C1C}">
                          <a14:useLocalDpi xmlns:a14="http://schemas.microsoft.com/office/drawing/2010/main" val="0"/>
                        </a:ext>
                      </a:extLst>
                    </a:blip>
                    <a:stretch>
                      <a:fillRect/>
                    </a:stretch>
                  </pic:blipFill>
                  <pic:spPr>
                    <a:xfrm>
                      <a:off x="0" y="0"/>
                      <a:ext cx="5943600" cy="989330"/>
                    </a:xfrm>
                    <a:prstGeom prst="rect">
                      <a:avLst/>
                    </a:prstGeom>
                  </pic:spPr>
                </pic:pic>
              </a:graphicData>
            </a:graphic>
          </wp:inline>
        </w:drawing>
      </w:r>
    </w:p>
    <w:p w14:paraId="244A5CB5" w14:textId="2F5A2AC9" w:rsidR="00DF2A80" w:rsidRPr="008F00C2" w:rsidRDefault="00AC6066" w:rsidP="001E325F">
      <w:pPr>
        <w:pStyle w:val="Caption"/>
        <w:spacing w:line="360" w:lineRule="auto"/>
        <w:jc w:val="both"/>
      </w:pPr>
      <w:bookmarkStart w:id="88" w:name="_Toc68165995"/>
      <w:bookmarkStart w:id="89" w:name="_Toc68892102"/>
      <w:r>
        <w:t xml:space="preserve">Slika </w:t>
      </w:r>
      <w:r>
        <w:fldChar w:fldCharType="begin"/>
      </w:r>
      <w:r>
        <w:instrText xml:space="preserve"> SEQ Slika \* ARABIC </w:instrText>
      </w:r>
      <w:r>
        <w:fldChar w:fldCharType="separate"/>
      </w:r>
      <w:r w:rsidR="004A7911">
        <w:rPr>
          <w:noProof/>
        </w:rPr>
        <w:t>15</w:t>
      </w:r>
      <w:r>
        <w:fldChar w:fldCharType="end"/>
      </w:r>
      <w:r>
        <w:t>: Prikaz skupka modulov za iskanje najpogostejših besed</w:t>
      </w:r>
      <w:bookmarkEnd w:id="88"/>
      <w:bookmarkEnd w:id="89"/>
      <w:r>
        <w:t xml:space="preserve"> </w:t>
      </w:r>
    </w:p>
    <w:p w14:paraId="04800AE2" w14:textId="77777777" w:rsidR="00C31BF7" w:rsidRPr="00C31BF7" w:rsidRDefault="00C31BF7" w:rsidP="00C31BF7">
      <w:bookmarkStart w:id="90" w:name="_Toc68196001"/>
      <w:bookmarkStart w:id="91" w:name="_Toc68642434"/>
      <w:bookmarkStart w:id="92" w:name="_Toc68892150"/>
    </w:p>
    <w:p w14:paraId="24731988" w14:textId="2FEF258B" w:rsidR="00DF2A80" w:rsidRPr="00DD1B6B" w:rsidRDefault="6C4342AA" w:rsidP="00007480">
      <w:pPr>
        <w:pStyle w:val="Heading3"/>
        <w:rPr>
          <w:rFonts w:ascii="Calibri Light" w:eastAsia="Yu Gothic Light" w:hAnsi="Calibri Light" w:cs="Times New Roman"/>
        </w:rPr>
      </w:pPr>
      <w:r w:rsidRPr="00DD1B6B">
        <w:t>Čustvena vrednost besedila</w:t>
      </w:r>
      <w:bookmarkEnd w:id="90"/>
      <w:bookmarkEnd w:id="91"/>
      <w:bookmarkEnd w:id="92"/>
    </w:p>
    <w:p w14:paraId="48FD8846" w14:textId="3DD53E71" w:rsidR="00DF2A80" w:rsidRPr="008F00C2" w:rsidRDefault="6C4342AA" w:rsidP="001F3497">
      <w:pPr>
        <w:spacing w:line="360" w:lineRule="auto"/>
        <w:jc w:val="both"/>
        <w:rPr>
          <w:sz w:val="24"/>
          <w:szCs w:val="24"/>
        </w:rPr>
      </w:pPr>
      <w:r w:rsidRPr="3E4D22A9">
        <w:rPr>
          <w:sz w:val="24"/>
          <w:szCs w:val="24"/>
        </w:rPr>
        <w:t xml:space="preserve">Čustvene vrednosti smo dodali besedam s pomočjo modula </w:t>
      </w:r>
      <w:r w:rsidR="009D1B3B" w:rsidRPr="07CF1781">
        <w:rPr>
          <w:sz w:val="24"/>
          <w:szCs w:val="24"/>
        </w:rPr>
        <w:t>s</w:t>
      </w:r>
      <w:r w:rsidRPr="07CF1781">
        <w:rPr>
          <w:sz w:val="24"/>
          <w:szCs w:val="24"/>
        </w:rPr>
        <w:t>edimentarna</w:t>
      </w:r>
      <w:r w:rsidRPr="3E4D22A9">
        <w:rPr>
          <w:sz w:val="24"/>
          <w:szCs w:val="24"/>
        </w:rPr>
        <w:t xml:space="preserve"> analiza. Ta je vsaki besedi v besedilu se določi pozitivno in negativno konstanto. Z izračunanimi pozitivnimi in negativnimi vrednostmi besedil smo tvorili </w:t>
      </w:r>
      <w:r w:rsidR="009D1B3B" w:rsidRPr="07CF1781">
        <w:rPr>
          <w:sz w:val="24"/>
          <w:szCs w:val="24"/>
        </w:rPr>
        <w:t>g</w:t>
      </w:r>
      <w:r w:rsidRPr="07CF1781">
        <w:rPr>
          <w:sz w:val="24"/>
          <w:szCs w:val="24"/>
        </w:rPr>
        <w:t>raf</w:t>
      </w:r>
      <w:r w:rsidRPr="3E4D22A9">
        <w:rPr>
          <w:sz w:val="24"/>
          <w:szCs w:val="24"/>
        </w:rPr>
        <w:t xml:space="preserve"> raztrosa, </w:t>
      </w:r>
      <w:r w:rsidR="00EE416F" w:rsidRPr="07CF1781">
        <w:rPr>
          <w:sz w:val="24"/>
          <w:szCs w:val="24"/>
        </w:rPr>
        <w:t>p</w:t>
      </w:r>
      <w:r w:rsidRPr="07CF1781">
        <w:rPr>
          <w:sz w:val="24"/>
          <w:szCs w:val="24"/>
        </w:rPr>
        <w:t>odatkovno</w:t>
      </w:r>
      <w:r w:rsidRPr="3E4D22A9">
        <w:rPr>
          <w:sz w:val="24"/>
          <w:szCs w:val="24"/>
        </w:rPr>
        <w:t xml:space="preserve"> tabelo, linearni graf ter </w:t>
      </w:r>
      <w:r w:rsidR="00EE416F" w:rsidRPr="07CF1781">
        <w:rPr>
          <w:sz w:val="24"/>
          <w:szCs w:val="24"/>
        </w:rPr>
        <w:t>h</w:t>
      </w:r>
      <w:r w:rsidRPr="07CF1781">
        <w:rPr>
          <w:sz w:val="24"/>
          <w:szCs w:val="24"/>
        </w:rPr>
        <w:t>ierarhično</w:t>
      </w:r>
      <w:r w:rsidRPr="3E4D22A9">
        <w:rPr>
          <w:sz w:val="24"/>
          <w:szCs w:val="24"/>
        </w:rPr>
        <w:t xml:space="preserve"> grozdenje. Pred tem smo iz besedila odstranili nepotrebne besede in veznike. </w:t>
      </w:r>
    </w:p>
    <w:p w14:paraId="7E38FB44" w14:textId="7F71843B" w:rsidR="00DF2A80" w:rsidRPr="00EE416F" w:rsidRDefault="6C4342AA" w:rsidP="00C31BF7">
      <w:pPr>
        <w:keepNext/>
        <w:spacing w:line="360" w:lineRule="auto"/>
        <w:jc w:val="both"/>
        <w:rPr>
          <w:sz w:val="24"/>
          <w:szCs w:val="24"/>
        </w:rPr>
      </w:pPr>
      <w:r w:rsidRPr="07CF1781">
        <w:rPr>
          <w:sz w:val="24"/>
          <w:szCs w:val="24"/>
        </w:rPr>
        <w:t xml:space="preserve">Podatkovna tabela nam je prikazala vse podatke </w:t>
      </w:r>
      <w:r w:rsidR="00EE47DD">
        <w:rPr>
          <w:sz w:val="24"/>
          <w:szCs w:val="24"/>
        </w:rPr>
        <w:t>analiziranih besedil.</w:t>
      </w:r>
      <w:r w:rsidR="00EE416F">
        <w:rPr>
          <w:sz w:val="24"/>
          <w:szCs w:val="24"/>
        </w:rPr>
        <w:t xml:space="preserve"> </w:t>
      </w:r>
      <w:r w:rsidRPr="07CF1781">
        <w:rPr>
          <w:sz w:val="24"/>
          <w:szCs w:val="24"/>
        </w:rPr>
        <w:t xml:space="preserve">Graf raztrosa prikaže vsako besedilo v tabeli. V tej tabeli je bila kot </w:t>
      </w:r>
      <w:r w:rsidR="00B94979">
        <w:rPr>
          <w:sz w:val="24"/>
          <w:szCs w:val="24"/>
        </w:rPr>
        <w:t>horizontalna os</w:t>
      </w:r>
      <w:r w:rsidR="00007204" w:rsidRPr="00D34D2B">
        <w:rPr>
          <w:sz w:val="24"/>
          <w:szCs w:val="24"/>
        </w:rPr>
        <w:t xml:space="preserve"> </w:t>
      </w:r>
      <w:r w:rsidRPr="07CF1781">
        <w:rPr>
          <w:sz w:val="24"/>
          <w:szCs w:val="24"/>
        </w:rPr>
        <w:t xml:space="preserve">označena skupna pozitivnost posamezne literature in </w:t>
      </w:r>
      <w:r w:rsidR="00B94979">
        <w:rPr>
          <w:sz w:val="24"/>
          <w:szCs w:val="24"/>
        </w:rPr>
        <w:t>vertikalna os</w:t>
      </w:r>
      <w:r w:rsidR="00007204" w:rsidRPr="00D34D2B">
        <w:rPr>
          <w:sz w:val="24"/>
          <w:szCs w:val="24"/>
        </w:rPr>
        <w:t xml:space="preserve"> </w:t>
      </w:r>
      <w:r w:rsidRPr="07CF1781">
        <w:rPr>
          <w:sz w:val="24"/>
          <w:szCs w:val="24"/>
        </w:rPr>
        <w:t>kot skupna negativnost posamezne literature.</w:t>
      </w:r>
      <w:r w:rsidR="00007204">
        <w:rPr>
          <w:sz w:val="24"/>
          <w:szCs w:val="24"/>
        </w:rPr>
        <w:t xml:space="preserve"> </w:t>
      </w:r>
      <w:r w:rsidRPr="42DD8650">
        <w:rPr>
          <w:sz w:val="24"/>
          <w:szCs w:val="24"/>
        </w:rPr>
        <w:t xml:space="preserve">Linearni graf nam je prikazal število nevtralnih, pozitivnih in negativnih besed vseh izbranih besedil ter razmerje med </w:t>
      </w:r>
      <w:r w:rsidRPr="42DD8650">
        <w:rPr>
          <w:sz w:val="24"/>
          <w:szCs w:val="24"/>
        </w:rPr>
        <w:lastRenderedPageBreak/>
        <w:t>posameznimi besedami.</w:t>
      </w:r>
      <w:r w:rsidR="00007204">
        <w:rPr>
          <w:sz w:val="24"/>
          <w:szCs w:val="24"/>
        </w:rPr>
        <w:t xml:space="preserve"> </w:t>
      </w:r>
      <w:r w:rsidRPr="42DD8650">
        <w:rPr>
          <w:sz w:val="24"/>
          <w:szCs w:val="24"/>
        </w:rPr>
        <w:t xml:space="preserve">Hierarhično grozdenje je prikazalo besedila, ki so si najbolj podobna bolj skupaj, in besedila, ki so si manj podobna, bolj narazen. </w:t>
      </w:r>
    </w:p>
    <w:p w14:paraId="156B5FD9" w14:textId="77777777" w:rsidR="00AC6066" w:rsidRDefault="001E325F" w:rsidP="001E325F">
      <w:pPr>
        <w:keepNext/>
        <w:spacing w:line="360" w:lineRule="auto"/>
        <w:jc w:val="both"/>
      </w:pPr>
      <w:r>
        <w:rPr>
          <w:noProof/>
        </w:rPr>
        <w:drawing>
          <wp:inline distT="0" distB="0" distL="0" distR="0" wp14:anchorId="134B5870" wp14:editId="4EC81D61">
            <wp:extent cx="5943600" cy="3507740"/>
            <wp:effectExtent l="0" t="0" r="0" b="0"/>
            <wp:docPr id="1950037682"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5"/>
                    <pic:cNvPicPr/>
                  </pic:nvPicPr>
                  <pic:blipFill>
                    <a:blip r:embed="rId36">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01C39C09" w14:textId="1739A267" w:rsidR="00DF2A80" w:rsidRPr="009711F1" w:rsidRDefault="00AC6066" w:rsidP="001E325F">
      <w:pPr>
        <w:pStyle w:val="Caption"/>
        <w:spacing w:line="360" w:lineRule="auto"/>
        <w:jc w:val="both"/>
        <w:rPr>
          <w:rFonts w:asciiTheme="majorHAnsi" w:eastAsiaTheme="majorEastAsia" w:hAnsiTheme="majorHAnsi" w:cstheme="majorBidi"/>
          <w:color w:val="2F5496" w:themeColor="accent1" w:themeShade="BF"/>
        </w:rPr>
      </w:pPr>
      <w:bookmarkStart w:id="93" w:name="_Toc68165996"/>
      <w:bookmarkStart w:id="94" w:name="_Toc68892103"/>
      <w:r>
        <w:t xml:space="preserve">Slika </w:t>
      </w:r>
      <w:r>
        <w:fldChar w:fldCharType="begin"/>
      </w:r>
      <w:r>
        <w:instrText xml:space="preserve"> SEQ Slika \* ARABIC </w:instrText>
      </w:r>
      <w:r>
        <w:fldChar w:fldCharType="separate"/>
      </w:r>
      <w:r w:rsidR="004A7911">
        <w:rPr>
          <w:noProof/>
        </w:rPr>
        <w:t>16</w:t>
      </w:r>
      <w:r>
        <w:fldChar w:fldCharType="end"/>
      </w:r>
      <w:r>
        <w:t>: Prikaz skupka modulov za sentimentalno analizo</w:t>
      </w:r>
      <w:bookmarkEnd w:id="93"/>
      <w:bookmarkEnd w:id="94"/>
    </w:p>
    <w:p w14:paraId="2AB8F166" w14:textId="77777777" w:rsidR="00C31BF7" w:rsidRPr="00C31BF7" w:rsidRDefault="00C31BF7" w:rsidP="00C31BF7">
      <w:pPr>
        <w:rPr>
          <w:rStyle w:val="Heading3Char"/>
          <w:i/>
          <w:iCs/>
        </w:rPr>
      </w:pPr>
      <w:bookmarkStart w:id="95" w:name="_Toc68196002"/>
      <w:bookmarkStart w:id="96" w:name="_Toc68642435"/>
      <w:bookmarkStart w:id="97" w:name="_Toc68892151"/>
    </w:p>
    <w:p w14:paraId="3F22D166" w14:textId="329F7785" w:rsidR="00DF2A80" w:rsidRPr="00427720" w:rsidRDefault="6C4342AA" w:rsidP="42DD8650">
      <w:pPr>
        <w:pStyle w:val="Heading2"/>
        <w:rPr>
          <w:rStyle w:val="Heading3Char"/>
          <w:b/>
          <w:bCs w:val="0"/>
          <w:i/>
          <w:iCs/>
        </w:rPr>
      </w:pPr>
      <w:r w:rsidRPr="00427720">
        <w:rPr>
          <w:rStyle w:val="Heading3Char"/>
        </w:rPr>
        <w:t>Tema besedila</w:t>
      </w:r>
      <w:bookmarkEnd w:id="95"/>
      <w:bookmarkEnd w:id="96"/>
      <w:bookmarkEnd w:id="97"/>
    </w:p>
    <w:p w14:paraId="2CC8F19E" w14:textId="6C6D5C3A" w:rsidR="00DF2A80" w:rsidRPr="008F00C2" w:rsidRDefault="00155450" w:rsidP="00C31BF7">
      <w:pPr>
        <w:keepNext/>
        <w:spacing w:line="360" w:lineRule="auto"/>
        <w:jc w:val="both"/>
        <w:rPr>
          <w:sz w:val="24"/>
          <w:szCs w:val="24"/>
        </w:rPr>
      </w:pPr>
      <w:r>
        <w:rPr>
          <w:sz w:val="24"/>
          <w:szCs w:val="24"/>
        </w:rPr>
        <w:t>Z modulom tematsko modeliranje smo poiskali besede ki naj bi predstavljale skupno temo oz. teme v izbranih besedilih.</w:t>
      </w:r>
      <w:r w:rsidR="00510950">
        <w:rPr>
          <w:sz w:val="24"/>
          <w:szCs w:val="24"/>
        </w:rPr>
        <w:t xml:space="preserve"> </w:t>
      </w:r>
      <w:r w:rsidR="6C4342AA" w:rsidRPr="42DD8650">
        <w:rPr>
          <w:sz w:val="24"/>
          <w:szCs w:val="24"/>
        </w:rPr>
        <w:t xml:space="preserve">Tematsko modeliranje je poiskalo besede, ki se pojavljajo v posameznih </w:t>
      </w:r>
      <w:r w:rsidR="6C4342AA" w:rsidRPr="42DD8650">
        <w:rPr>
          <w:sz w:val="24"/>
          <w:szCs w:val="24"/>
        </w:rPr>
        <w:lastRenderedPageBreak/>
        <w:t>temah različnih besedil.</w:t>
      </w:r>
      <w:r w:rsidR="00510950">
        <w:rPr>
          <w:sz w:val="24"/>
          <w:szCs w:val="24"/>
        </w:rPr>
        <w:t xml:space="preserve"> </w:t>
      </w:r>
      <w:r w:rsidR="6C4342AA" w:rsidRPr="3E4D22A9">
        <w:rPr>
          <w:sz w:val="24"/>
          <w:szCs w:val="24"/>
        </w:rPr>
        <w:t>Oblak besed je vizualno prikazal besede, ki so bile podane iz posameznih tem.</w:t>
      </w:r>
    </w:p>
    <w:p w14:paraId="5C918F68" w14:textId="77777777" w:rsidR="00AC6066" w:rsidRDefault="001E325F" w:rsidP="001E325F">
      <w:pPr>
        <w:keepNext/>
        <w:spacing w:line="360" w:lineRule="auto"/>
        <w:jc w:val="both"/>
        <w:rPr>
          <w:sz w:val="24"/>
          <w:szCs w:val="24"/>
        </w:rPr>
      </w:pPr>
      <w:r>
        <w:rPr>
          <w:noProof/>
        </w:rPr>
        <w:drawing>
          <wp:inline distT="0" distB="0" distL="0" distR="0" wp14:anchorId="46E077EF" wp14:editId="47767CB5">
            <wp:extent cx="5943600" cy="2115185"/>
            <wp:effectExtent l="0" t="0" r="0" b="0"/>
            <wp:docPr id="1162197984" name="Slik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7"/>
                    <pic:cNvPicPr/>
                  </pic:nvPicPr>
                  <pic:blipFill>
                    <a:blip r:embed="rId37">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7E86C4D3" w14:textId="609014DB" w:rsidR="00DF2A80" w:rsidRPr="008F00C2" w:rsidRDefault="00AC6066" w:rsidP="001E325F">
      <w:pPr>
        <w:pStyle w:val="Caption"/>
        <w:spacing w:line="360" w:lineRule="auto"/>
        <w:jc w:val="both"/>
      </w:pPr>
      <w:bookmarkStart w:id="98" w:name="_Toc68165997"/>
      <w:bookmarkStart w:id="99" w:name="_Toc68892104"/>
      <w:r>
        <w:t xml:space="preserve">Slika </w:t>
      </w:r>
      <w:r>
        <w:fldChar w:fldCharType="begin"/>
      </w:r>
      <w:r>
        <w:instrText xml:space="preserve"> SEQ Slika \* ARABIC </w:instrText>
      </w:r>
      <w:r>
        <w:fldChar w:fldCharType="separate"/>
      </w:r>
      <w:r w:rsidR="004A7911">
        <w:rPr>
          <w:noProof/>
        </w:rPr>
        <w:t>17</w:t>
      </w:r>
      <w:r>
        <w:fldChar w:fldCharType="end"/>
      </w:r>
      <w:r w:rsidR="001A5DB1">
        <w:t>: P</w:t>
      </w:r>
      <w:r>
        <w:t>rikaz skupka modulov za tematsko analizo besedil</w:t>
      </w:r>
      <w:bookmarkEnd w:id="98"/>
      <w:bookmarkEnd w:id="99"/>
    </w:p>
    <w:p w14:paraId="3C06F28C" w14:textId="77777777" w:rsidR="00C31BF7" w:rsidRDefault="00C31BF7" w:rsidP="00C31BF7">
      <w:bookmarkStart w:id="100" w:name="_Toc68196003"/>
      <w:bookmarkStart w:id="101" w:name="_Toc68642436"/>
      <w:bookmarkStart w:id="102" w:name="_Toc68892152"/>
    </w:p>
    <w:p w14:paraId="7F8BE7F6" w14:textId="0F795036" w:rsidR="00DF2A80" w:rsidRPr="00427720" w:rsidRDefault="20247F43" w:rsidP="00007480">
      <w:pPr>
        <w:pStyle w:val="Heading3"/>
      </w:pPr>
      <w:r w:rsidRPr="00427720">
        <w:t>Podobnosti med besedili</w:t>
      </w:r>
      <w:bookmarkEnd w:id="100"/>
      <w:bookmarkEnd w:id="101"/>
      <w:bookmarkEnd w:id="102"/>
    </w:p>
    <w:p w14:paraId="2AE96F1E" w14:textId="1FE10DF0" w:rsidR="00155450" w:rsidRPr="00155450" w:rsidRDefault="00155450" w:rsidP="00155450">
      <w:pPr>
        <w:spacing w:line="360" w:lineRule="auto"/>
        <w:jc w:val="both"/>
        <w:rPr>
          <w:sz w:val="24"/>
        </w:rPr>
      </w:pPr>
      <w:r>
        <w:rPr>
          <w:sz w:val="24"/>
        </w:rPr>
        <w:t>Modul vreča besed je preštel število vseh besed v besedilu. Podatke je poslal naprej na modul razdalje. Ta je določil podobnost med posameznimi besedili. Podobnost smo prikazali z modulom</w:t>
      </w:r>
      <w:r w:rsidR="002F6E7B">
        <w:rPr>
          <w:sz w:val="24"/>
        </w:rPr>
        <w:t xml:space="preserve"> hi</w:t>
      </w:r>
      <w:r>
        <w:rPr>
          <w:sz w:val="24"/>
        </w:rPr>
        <w:t>er</w:t>
      </w:r>
      <w:r w:rsidR="002F6E7B">
        <w:rPr>
          <w:sz w:val="24"/>
        </w:rPr>
        <w:t>ar</w:t>
      </w:r>
      <w:r>
        <w:rPr>
          <w:sz w:val="24"/>
        </w:rPr>
        <w:t xml:space="preserve">hično grozdenje. </w:t>
      </w:r>
    </w:p>
    <w:p w14:paraId="488F9997" w14:textId="77777777" w:rsidR="001E325F" w:rsidRDefault="001E325F" w:rsidP="001E325F">
      <w:pPr>
        <w:keepNext/>
        <w:spacing w:line="360" w:lineRule="auto"/>
        <w:jc w:val="both"/>
        <w:rPr>
          <w:sz w:val="24"/>
          <w:szCs w:val="24"/>
        </w:rPr>
      </w:pPr>
      <w:r>
        <w:rPr>
          <w:noProof/>
        </w:rPr>
        <w:drawing>
          <wp:inline distT="0" distB="0" distL="0" distR="0" wp14:anchorId="5BC9A0B2" wp14:editId="55D34536">
            <wp:extent cx="5943600" cy="1493520"/>
            <wp:effectExtent l="0" t="0" r="0" b="0"/>
            <wp:docPr id="1699302924"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8"/>
                    <pic:cNvPicPr/>
                  </pic:nvPicPr>
                  <pic:blipFill>
                    <a:blip r:embed="rId38">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14:paraId="2A49659F" w14:textId="5F31A436" w:rsidR="00CA3BD8" w:rsidRPr="008F00C2" w:rsidRDefault="00AC6066" w:rsidP="001E325F">
      <w:pPr>
        <w:pStyle w:val="Caption"/>
        <w:spacing w:line="360" w:lineRule="auto"/>
        <w:jc w:val="both"/>
        <w:rPr>
          <w:rFonts w:ascii="Calibri Light" w:eastAsia="Yu Gothic Light" w:hAnsi="Calibri Light" w:cs="Times New Roman"/>
        </w:rPr>
      </w:pPr>
      <w:bookmarkStart w:id="103" w:name="_Toc68165998"/>
      <w:bookmarkStart w:id="104" w:name="_Toc68892105"/>
      <w:r>
        <w:t xml:space="preserve">Slika </w:t>
      </w:r>
      <w:r>
        <w:fldChar w:fldCharType="begin"/>
      </w:r>
      <w:r>
        <w:instrText xml:space="preserve"> SEQ Slika \* ARABIC </w:instrText>
      </w:r>
      <w:r>
        <w:fldChar w:fldCharType="separate"/>
      </w:r>
      <w:r w:rsidR="004A7911">
        <w:rPr>
          <w:noProof/>
        </w:rPr>
        <w:t>18</w:t>
      </w:r>
      <w:r>
        <w:fldChar w:fldCharType="end"/>
      </w:r>
      <w:r w:rsidR="001A5DB1">
        <w:t>: P</w:t>
      </w:r>
      <w:r>
        <w:t>rikaz skupka modulov za iskanje ponavljajočih besed</w:t>
      </w:r>
      <w:bookmarkEnd w:id="103"/>
      <w:bookmarkEnd w:id="104"/>
    </w:p>
    <w:p w14:paraId="5F060A10" w14:textId="77777777" w:rsidR="00DF2A80" w:rsidRPr="008970CE" w:rsidRDefault="00DF2A80" w:rsidP="00CA3BD8">
      <w:pPr>
        <w:rPr>
          <w:sz w:val="24"/>
        </w:rPr>
      </w:pPr>
    </w:p>
    <w:p w14:paraId="49F6C27F" w14:textId="77777777" w:rsidR="00C31BF7" w:rsidRDefault="00C31BF7">
      <w:pPr>
        <w:rPr>
          <w:rFonts w:eastAsiaTheme="majorEastAsia" w:cstheme="minorHAnsi"/>
          <w:b/>
          <w:bCs/>
          <w:sz w:val="32"/>
          <w:szCs w:val="32"/>
        </w:rPr>
      </w:pPr>
      <w:bookmarkStart w:id="105" w:name="_Toc68642437"/>
      <w:bookmarkStart w:id="106" w:name="_Toc68892153"/>
      <w:r>
        <w:br w:type="page"/>
      </w:r>
    </w:p>
    <w:p w14:paraId="3C659B9B" w14:textId="7193B0E9" w:rsidR="009711F1" w:rsidRPr="00427720" w:rsidRDefault="009711F1" w:rsidP="00D12D66">
      <w:pPr>
        <w:pStyle w:val="Heading1"/>
      </w:pPr>
      <w:r w:rsidRPr="00427720">
        <w:lastRenderedPageBreak/>
        <w:t>Rezultati</w:t>
      </w:r>
      <w:bookmarkEnd w:id="105"/>
      <w:bookmarkEnd w:id="106"/>
    </w:p>
    <w:p w14:paraId="306A2510" w14:textId="77777777" w:rsidR="00F62BF3" w:rsidRDefault="00F62BF3" w:rsidP="00316C25">
      <w:pPr>
        <w:spacing w:line="360" w:lineRule="auto"/>
        <w:jc w:val="both"/>
        <w:rPr>
          <w:sz w:val="24"/>
          <w:szCs w:val="24"/>
        </w:rPr>
      </w:pPr>
    </w:p>
    <w:p w14:paraId="5C6EEA0B" w14:textId="0DE4AE77" w:rsidR="00F62BF3" w:rsidRPr="000D1448" w:rsidRDefault="00316C25" w:rsidP="000D1448">
      <w:pPr>
        <w:spacing w:line="360" w:lineRule="auto"/>
        <w:jc w:val="both"/>
        <w:rPr>
          <w:sz w:val="24"/>
          <w:szCs w:val="24"/>
        </w:rPr>
      </w:pPr>
      <w:r w:rsidRPr="14EC3CF5">
        <w:rPr>
          <w:sz w:val="24"/>
          <w:szCs w:val="24"/>
        </w:rPr>
        <w:t>S pomočjo programa</w:t>
      </w:r>
      <w:r w:rsidR="00240535" w:rsidRPr="14EC3CF5">
        <w:rPr>
          <w:sz w:val="24"/>
          <w:szCs w:val="24"/>
        </w:rPr>
        <w:t xml:space="preserve"> </w:t>
      </w:r>
      <w:r w:rsidRPr="14EC3CF5">
        <w:rPr>
          <w:sz w:val="24"/>
          <w:szCs w:val="24"/>
        </w:rPr>
        <w:t>Orange sm</w:t>
      </w:r>
      <w:r w:rsidR="00510950" w:rsidRPr="14EC3CF5">
        <w:rPr>
          <w:sz w:val="24"/>
          <w:szCs w:val="24"/>
        </w:rPr>
        <w:t>o</w:t>
      </w:r>
      <w:r w:rsidRPr="14EC3CF5">
        <w:rPr>
          <w:sz w:val="24"/>
          <w:szCs w:val="24"/>
        </w:rPr>
        <w:t xml:space="preserve"> analiziral</w:t>
      </w:r>
      <w:r w:rsidR="00510950" w:rsidRPr="14EC3CF5">
        <w:rPr>
          <w:sz w:val="24"/>
          <w:szCs w:val="24"/>
        </w:rPr>
        <w:t>i</w:t>
      </w:r>
      <w:r w:rsidRPr="14EC3CF5">
        <w:rPr>
          <w:sz w:val="24"/>
          <w:szCs w:val="24"/>
        </w:rPr>
        <w:t xml:space="preserve"> različna besedila. Najbolj </w:t>
      </w:r>
      <w:r w:rsidR="00510950" w:rsidRPr="14EC3CF5">
        <w:rPr>
          <w:sz w:val="24"/>
          <w:szCs w:val="24"/>
        </w:rPr>
        <w:t xml:space="preserve">smo </w:t>
      </w:r>
      <w:r w:rsidRPr="14EC3CF5">
        <w:rPr>
          <w:sz w:val="24"/>
          <w:szCs w:val="24"/>
        </w:rPr>
        <w:t>se osredotočil</w:t>
      </w:r>
      <w:r w:rsidR="00510950" w:rsidRPr="14EC3CF5">
        <w:rPr>
          <w:sz w:val="24"/>
          <w:szCs w:val="24"/>
        </w:rPr>
        <w:t>i</w:t>
      </w:r>
      <w:r w:rsidRPr="14EC3CF5">
        <w:rPr>
          <w:sz w:val="24"/>
          <w:szCs w:val="24"/>
        </w:rPr>
        <w:t xml:space="preserve"> na Prešernova dela, saj so njegova besedila močno zastopana v učnem načrtu. </w:t>
      </w:r>
      <w:r w:rsidR="00240535" w:rsidRPr="14EC3CF5">
        <w:rPr>
          <w:sz w:val="24"/>
          <w:szCs w:val="24"/>
        </w:rPr>
        <w:t>V analizo smo vključili</w:t>
      </w:r>
      <w:r w:rsidRPr="14EC3CF5">
        <w:rPr>
          <w:sz w:val="24"/>
          <w:szCs w:val="24"/>
        </w:rPr>
        <w:t xml:space="preserve"> </w:t>
      </w:r>
      <w:commentRangeStart w:id="107"/>
      <w:commentRangeEnd w:id="107"/>
      <w:r>
        <w:commentReference w:id="107"/>
      </w:r>
      <w:r w:rsidRPr="14EC3CF5">
        <w:rPr>
          <w:sz w:val="24"/>
          <w:szCs w:val="24"/>
        </w:rPr>
        <w:t>še nekaj besedil Ivana Cankarja, Simona Gregorčiča in Antona Tomaža Linharta.</w:t>
      </w:r>
      <w:r w:rsidR="0034098D" w:rsidRPr="14EC3CF5">
        <w:rPr>
          <w:sz w:val="24"/>
          <w:szCs w:val="24"/>
        </w:rPr>
        <w:t xml:space="preserve"> Prešernova dela smo dodatno še razporedili v podskupine balade in romance, gazele, sonetje, zbadljivi sonetje ter soneti nesreče. Skupina balade in romance je vsebovala</w:t>
      </w:r>
      <w:r w:rsidR="007618AE" w:rsidRPr="14EC3CF5">
        <w:rPr>
          <w:sz w:val="24"/>
          <w:szCs w:val="24"/>
        </w:rPr>
        <w:t xml:space="preserve"> literarna dela:</w:t>
      </w:r>
      <w:r w:rsidR="0034098D" w:rsidRPr="14EC3CF5">
        <w:rPr>
          <w:sz w:val="24"/>
          <w:szCs w:val="24"/>
        </w:rPr>
        <w:t xml:space="preserve"> </w:t>
      </w:r>
      <w:r w:rsidR="0034098D" w:rsidRPr="00A83A4C">
        <w:rPr>
          <w:i/>
          <w:iCs/>
          <w:sz w:val="24"/>
          <w:szCs w:val="24"/>
        </w:rPr>
        <w:t>D</w:t>
      </w:r>
      <w:r w:rsidR="007618AE" w:rsidRPr="00A83A4C">
        <w:rPr>
          <w:i/>
          <w:iCs/>
          <w:sz w:val="24"/>
          <w:szCs w:val="24"/>
        </w:rPr>
        <w:t>ohtar;</w:t>
      </w:r>
      <w:r w:rsidR="0034098D" w:rsidRPr="00A83A4C">
        <w:rPr>
          <w:i/>
          <w:iCs/>
          <w:sz w:val="24"/>
          <w:szCs w:val="24"/>
        </w:rPr>
        <w:t xml:space="preserve"> H</w:t>
      </w:r>
      <w:r w:rsidR="007618AE" w:rsidRPr="00A83A4C">
        <w:rPr>
          <w:i/>
          <w:iCs/>
          <w:sz w:val="24"/>
          <w:szCs w:val="24"/>
        </w:rPr>
        <w:t>čere svet;</w:t>
      </w:r>
      <w:r w:rsidR="0034098D" w:rsidRPr="00A83A4C">
        <w:rPr>
          <w:i/>
          <w:iCs/>
          <w:sz w:val="24"/>
          <w:szCs w:val="24"/>
        </w:rPr>
        <w:t xml:space="preserve"> Judovsko dekle</w:t>
      </w:r>
      <w:r w:rsidR="007618AE" w:rsidRPr="00A83A4C">
        <w:rPr>
          <w:i/>
          <w:iCs/>
          <w:sz w:val="24"/>
          <w:szCs w:val="24"/>
        </w:rPr>
        <w:t>;</w:t>
      </w:r>
      <w:r w:rsidR="0034098D" w:rsidRPr="00A83A4C">
        <w:rPr>
          <w:i/>
          <w:iCs/>
          <w:sz w:val="24"/>
          <w:szCs w:val="24"/>
        </w:rPr>
        <w:t xml:space="preserve"> Lenora</w:t>
      </w:r>
      <w:r w:rsidR="007618AE" w:rsidRPr="00A83A4C">
        <w:rPr>
          <w:i/>
          <w:iCs/>
          <w:sz w:val="24"/>
          <w:szCs w:val="24"/>
        </w:rPr>
        <w:t>;</w:t>
      </w:r>
      <w:r w:rsidR="0034098D" w:rsidRPr="00A83A4C">
        <w:rPr>
          <w:i/>
          <w:iCs/>
          <w:sz w:val="24"/>
          <w:szCs w:val="24"/>
        </w:rPr>
        <w:t xml:space="preserve"> Neiztrohnjeno srce</w:t>
      </w:r>
      <w:r w:rsidR="007618AE" w:rsidRPr="00A83A4C">
        <w:rPr>
          <w:i/>
          <w:iCs/>
          <w:sz w:val="24"/>
          <w:szCs w:val="24"/>
        </w:rPr>
        <w:t>;</w:t>
      </w:r>
      <w:r w:rsidR="0034098D" w:rsidRPr="00A83A4C">
        <w:rPr>
          <w:i/>
          <w:iCs/>
          <w:sz w:val="24"/>
          <w:szCs w:val="24"/>
        </w:rPr>
        <w:t xml:space="preserve"> Orglar</w:t>
      </w:r>
      <w:r w:rsidR="007618AE" w:rsidRPr="00A83A4C">
        <w:rPr>
          <w:i/>
          <w:iCs/>
          <w:sz w:val="24"/>
          <w:szCs w:val="24"/>
        </w:rPr>
        <w:t>;</w:t>
      </w:r>
      <w:r w:rsidR="0034098D" w:rsidRPr="00A83A4C">
        <w:rPr>
          <w:i/>
          <w:iCs/>
          <w:sz w:val="24"/>
          <w:szCs w:val="24"/>
        </w:rPr>
        <w:t xml:space="preserve"> Povodni mož</w:t>
      </w:r>
      <w:r w:rsidR="007618AE" w:rsidRPr="00A83A4C">
        <w:rPr>
          <w:i/>
          <w:iCs/>
          <w:sz w:val="24"/>
          <w:szCs w:val="24"/>
        </w:rPr>
        <w:t>;</w:t>
      </w:r>
      <w:r w:rsidR="0034098D" w:rsidRPr="00A83A4C">
        <w:rPr>
          <w:i/>
          <w:iCs/>
          <w:sz w:val="24"/>
          <w:szCs w:val="24"/>
        </w:rPr>
        <w:t xml:space="preserve"> </w:t>
      </w:r>
      <w:r w:rsidR="007618AE" w:rsidRPr="00A83A4C">
        <w:rPr>
          <w:i/>
          <w:iCs/>
          <w:sz w:val="24"/>
          <w:szCs w:val="24"/>
        </w:rPr>
        <w:t>Prekop; Ribič; Turjaška Rozamunda; Učenec; Zdravilo ljubezni; Ženska zvestoba. Skupina sonetje je vsebovala literarna dela: Bilo je, Mojzes! Tebi naročeno; Dve sestri videle so zmoti vdane; Je od vesel'ga časa teklo leto; Kadar prividi učenost zdravnika; Kupido! Ti in tvoja lepa starka; Marsikateri romar gre v Rim, v Kompostelje; Na jasnem nebi mila luna sveti; Ni znal molitve žlahtič trde glave; Očetov naših imenitna dela; Oči bile pri nji v deklet so sredi; Odprlo bo nebo po sodnem dnevi; Sanjalo se mi je, de v svetem raji; Sonetni venec; Tak kakor hrepeni oko čolnarja; Velika, Togenburg! Bla je mera; V</w:t>
      </w:r>
      <w:r w:rsidR="0080431A" w:rsidRPr="00A83A4C">
        <w:rPr>
          <w:i/>
          <w:iCs/>
          <w:sz w:val="24"/>
          <w:szCs w:val="24"/>
        </w:rPr>
        <w:t>rh sonca sije soncov cela čeda; Zgodi se včasih, de mohamedani. Skupina zbadljivi sonetje je vsebovala literarna dela: Al prav se piše kaшa ali kaſha; Apel podobo na ogled postavi; Ne bod'mo šalobrade! Moskvičanov</w:t>
      </w:r>
      <w:r w:rsidR="0080431A" w:rsidRPr="14EC3CF5">
        <w:rPr>
          <w:sz w:val="24"/>
          <w:szCs w:val="24"/>
        </w:rPr>
        <w:t>.</w:t>
      </w:r>
      <w:r w:rsidR="00492DE5">
        <w:rPr>
          <w:sz w:val="24"/>
          <w:szCs w:val="24"/>
        </w:rPr>
        <w:t xml:space="preserve"> V analizo so bili zajeti tudi vsi </w:t>
      </w:r>
      <w:r w:rsidR="00492DE5" w:rsidRPr="005F06F2">
        <w:rPr>
          <w:i/>
          <w:iCs/>
          <w:sz w:val="24"/>
          <w:szCs w:val="24"/>
        </w:rPr>
        <w:t>Sonet</w:t>
      </w:r>
      <w:r w:rsidR="005F06F2" w:rsidRPr="005F06F2">
        <w:rPr>
          <w:i/>
          <w:iCs/>
          <w:sz w:val="24"/>
          <w:szCs w:val="24"/>
        </w:rPr>
        <w:t>je</w:t>
      </w:r>
      <w:r w:rsidR="00492DE5" w:rsidRPr="005F06F2">
        <w:rPr>
          <w:i/>
          <w:iCs/>
          <w:sz w:val="24"/>
          <w:szCs w:val="24"/>
        </w:rPr>
        <w:t xml:space="preserve"> nesreče</w:t>
      </w:r>
      <w:r w:rsidR="0080431A" w:rsidRPr="14EC3CF5">
        <w:rPr>
          <w:sz w:val="24"/>
          <w:szCs w:val="24"/>
        </w:rPr>
        <w:t xml:space="preserve">: </w:t>
      </w:r>
      <w:r w:rsidR="0080431A" w:rsidRPr="005F06F2">
        <w:rPr>
          <w:i/>
          <w:iCs/>
          <w:sz w:val="24"/>
          <w:szCs w:val="24"/>
        </w:rPr>
        <w:t>Čez tebe več ne bo, sovražna sreča!; Hrast, ki vihar na tla ga zimski trešne; Komur je sreče dar bila klofuta; Memento mori; O Vrba! Srečna draga vas domača; Popotnik pride v Afrike puščavo; Življenje ječa, čas v nji rabelj hudi</w:t>
      </w:r>
      <w:r w:rsidR="0080431A" w:rsidRPr="14EC3CF5">
        <w:rPr>
          <w:sz w:val="24"/>
          <w:szCs w:val="24"/>
        </w:rPr>
        <w:t>.</w:t>
      </w:r>
      <w:r w:rsidR="00EF6E6D" w:rsidRPr="14EC3CF5">
        <w:rPr>
          <w:sz w:val="24"/>
          <w:szCs w:val="24"/>
        </w:rPr>
        <w:t xml:space="preserve"> Za stransko oz. preventivno reprezentacijo smo razporedili tudi dela Ivana Cankarja v dramatiko, prozo in pesmi. Dramatično podskupino predstavljajo literarna dela: </w:t>
      </w:r>
      <w:r w:rsidR="00EF6E6D" w:rsidRPr="005F06F2">
        <w:rPr>
          <w:i/>
          <w:iCs/>
          <w:sz w:val="24"/>
          <w:szCs w:val="24"/>
        </w:rPr>
        <w:t>Hlapci, Jakob Ruda, Kralj na Betajnovi, Lepa Vida</w:t>
      </w:r>
      <w:r w:rsidR="00EF6E6D" w:rsidRPr="14EC3CF5">
        <w:rPr>
          <w:sz w:val="24"/>
          <w:szCs w:val="24"/>
        </w:rPr>
        <w:t xml:space="preserve">, </w:t>
      </w:r>
      <w:r w:rsidR="00EF6E6D" w:rsidRPr="005F06F2">
        <w:rPr>
          <w:i/>
          <w:iCs/>
          <w:sz w:val="24"/>
          <w:szCs w:val="24"/>
        </w:rPr>
        <w:t>Pohujšanje v dolini Šentflorjanski, Romantične duše, Za narodov blagor</w:t>
      </w:r>
      <w:r w:rsidR="00EF6E6D" w:rsidRPr="14EC3CF5">
        <w:rPr>
          <w:sz w:val="24"/>
          <w:szCs w:val="24"/>
        </w:rPr>
        <w:t>. Literarna dela Ivana Cankarja, ki smo ji vstavili v podskupino pesmi</w:t>
      </w:r>
      <w:r w:rsidR="005F06F2">
        <w:rPr>
          <w:sz w:val="24"/>
          <w:szCs w:val="24"/>
        </w:rPr>
        <w:t>,</w:t>
      </w:r>
      <w:r w:rsidR="00EF6E6D" w:rsidRPr="14EC3CF5">
        <w:rPr>
          <w:sz w:val="24"/>
          <w:szCs w:val="24"/>
        </w:rPr>
        <w:t xml:space="preserve"> so: </w:t>
      </w:r>
      <w:r w:rsidR="00EF6E6D" w:rsidRPr="005F06F2">
        <w:rPr>
          <w:i/>
          <w:iCs/>
          <w:sz w:val="24"/>
          <w:szCs w:val="24"/>
        </w:rPr>
        <w:t>Pes. Maček in miš; Sodba; Sreča; Helena</w:t>
      </w:r>
      <w:r w:rsidR="00EF6E6D" w:rsidRPr="14EC3CF5">
        <w:rPr>
          <w:sz w:val="24"/>
          <w:szCs w:val="24"/>
        </w:rPr>
        <w:t>. Literarna dela, ki smo jih vstavili v podskupino proza</w:t>
      </w:r>
      <w:r w:rsidR="005F06F2">
        <w:rPr>
          <w:sz w:val="24"/>
          <w:szCs w:val="24"/>
        </w:rPr>
        <w:t>,</w:t>
      </w:r>
      <w:r w:rsidR="00EF6E6D" w:rsidRPr="14EC3CF5">
        <w:rPr>
          <w:sz w:val="24"/>
          <w:szCs w:val="24"/>
        </w:rPr>
        <w:t xml:space="preserve"> so: </w:t>
      </w:r>
      <w:r w:rsidR="00EF6E6D" w:rsidRPr="005F06F2">
        <w:rPr>
          <w:i/>
          <w:iCs/>
          <w:sz w:val="24"/>
          <w:szCs w:val="24"/>
        </w:rPr>
        <w:t>Aleš iz Razora, Božična zgodba, Črtice, Gospa Judit, Grešnik Lenart, Hiša Marije pomočnice, Hlapec Jernej in njegova pravica, Izpoved, Jesenske noči, Knjiga za lahkomiselne ljudi, Križ na gori, Kurent, Martin Kačur, Milan in Milena. Mimo Življenja, Moja njiva</w:t>
      </w:r>
      <w:r w:rsidR="002435FB" w:rsidRPr="005F06F2">
        <w:rPr>
          <w:i/>
          <w:iCs/>
          <w:sz w:val="24"/>
          <w:szCs w:val="24"/>
        </w:rPr>
        <w:t>, Moje življenje, Nezbrane vinjete, Nina, Novela doktorja Grudna, Novo Življenje</w:t>
      </w:r>
      <w:r w:rsidR="2D34CED7" w:rsidRPr="005F06F2">
        <w:rPr>
          <w:i/>
          <w:iCs/>
          <w:sz w:val="24"/>
          <w:szCs w:val="24"/>
        </w:rPr>
        <w:t>, Ob zori, Podobe iz sanj, Polika</w:t>
      </w:r>
      <w:r w:rsidR="005F06F2">
        <w:rPr>
          <w:i/>
          <w:iCs/>
          <w:sz w:val="24"/>
          <w:szCs w:val="24"/>
        </w:rPr>
        <w:t>r</w:t>
      </w:r>
      <w:r w:rsidR="2D34CED7" w:rsidRPr="005F06F2">
        <w:rPr>
          <w:i/>
          <w:iCs/>
          <w:sz w:val="24"/>
          <w:szCs w:val="24"/>
        </w:rPr>
        <w:t>p, Popotovanje Nikolaja Nikiča,</w:t>
      </w:r>
      <w:r w:rsidR="095B12CB" w:rsidRPr="005F06F2">
        <w:rPr>
          <w:i/>
          <w:iCs/>
          <w:sz w:val="24"/>
          <w:szCs w:val="24"/>
        </w:rPr>
        <w:t xml:space="preserve"> Potepuh Marko in kralj Matjaž, Smrt in pogreb Jakoba Nesreče</w:t>
      </w:r>
      <w:r w:rsidR="002435FB" w:rsidRPr="14EC3CF5">
        <w:rPr>
          <w:sz w:val="24"/>
          <w:szCs w:val="24"/>
        </w:rPr>
        <w:t>.</w:t>
      </w:r>
      <w:r w:rsidR="00EF6E6D" w:rsidRPr="14EC3CF5">
        <w:rPr>
          <w:sz w:val="24"/>
          <w:szCs w:val="24"/>
        </w:rPr>
        <w:t xml:space="preserve"> </w:t>
      </w:r>
    </w:p>
    <w:p w14:paraId="7E938F45" w14:textId="5653B02A" w:rsidR="00F62BF3" w:rsidRPr="000D1448" w:rsidRDefault="002F6E7B" w:rsidP="000D1448">
      <w:pPr>
        <w:pStyle w:val="Heading2"/>
      </w:pPr>
      <w:bookmarkStart w:id="108" w:name="_Toc68642438"/>
      <w:bookmarkStart w:id="109" w:name="_Toc68892154"/>
      <w:r w:rsidRPr="33FED43C">
        <w:lastRenderedPageBreak/>
        <w:t xml:space="preserve">Rezultati analize besedil Franceta </w:t>
      </w:r>
      <w:bookmarkEnd w:id="108"/>
      <w:r w:rsidR="00DE6485">
        <w:t>P</w:t>
      </w:r>
      <w:r>
        <w:t>rešerna</w:t>
      </w:r>
      <w:bookmarkEnd w:id="109"/>
    </w:p>
    <w:p w14:paraId="315CC9FE" w14:textId="77777777" w:rsidR="000D1448" w:rsidRDefault="00D02F68" w:rsidP="000D1448">
      <w:pPr>
        <w:spacing w:line="360" w:lineRule="auto"/>
        <w:jc w:val="both"/>
        <w:rPr>
          <w:sz w:val="24"/>
          <w:szCs w:val="24"/>
        </w:rPr>
      </w:pPr>
      <w:r w:rsidRPr="739C9FC9">
        <w:rPr>
          <w:sz w:val="24"/>
          <w:szCs w:val="24"/>
        </w:rPr>
        <w:t xml:space="preserve">Pri </w:t>
      </w:r>
      <w:r w:rsidR="002665E7">
        <w:rPr>
          <w:sz w:val="24"/>
          <w:szCs w:val="24"/>
        </w:rPr>
        <w:t>lematizaciji</w:t>
      </w:r>
      <w:r w:rsidR="00B94979">
        <w:rPr>
          <w:sz w:val="24"/>
          <w:szCs w:val="24"/>
        </w:rPr>
        <w:t xml:space="preserve"> besedil Franceta Prešerna</w:t>
      </w:r>
      <w:r w:rsidRPr="739C9FC9">
        <w:rPr>
          <w:sz w:val="24"/>
          <w:szCs w:val="24"/>
        </w:rPr>
        <w:t xml:space="preserve"> smo opazili</w:t>
      </w:r>
      <w:r w:rsidR="00DE6485" w:rsidRPr="739C9FC9">
        <w:rPr>
          <w:sz w:val="24"/>
          <w:szCs w:val="24"/>
        </w:rPr>
        <w:t>,</w:t>
      </w:r>
      <w:r w:rsidRPr="739C9FC9">
        <w:rPr>
          <w:sz w:val="24"/>
          <w:szCs w:val="24"/>
        </w:rPr>
        <w:t xml:space="preserve"> da program poskuša pretvoriti imena v navadne besede oz. predvideva</w:t>
      </w:r>
      <w:r w:rsidR="000823E3" w:rsidRPr="739C9FC9">
        <w:rPr>
          <w:sz w:val="24"/>
          <w:szCs w:val="24"/>
        </w:rPr>
        <w:t>,</w:t>
      </w:r>
      <w:r w:rsidRPr="739C9FC9">
        <w:rPr>
          <w:sz w:val="24"/>
          <w:szCs w:val="24"/>
        </w:rPr>
        <w:t xml:space="preserve"> da so slovnične napake</w:t>
      </w:r>
      <w:r w:rsidR="000823E3" w:rsidRPr="739C9FC9">
        <w:rPr>
          <w:sz w:val="24"/>
          <w:szCs w:val="24"/>
        </w:rPr>
        <w:t>,</w:t>
      </w:r>
      <w:r w:rsidRPr="739C9FC9">
        <w:rPr>
          <w:sz w:val="24"/>
          <w:szCs w:val="24"/>
        </w:rPr>
        <w:t xml:space="preserve"> in jih pretvori v najbol</w:t>
      </w:r>
      <w:r w:rsidR="005051B1" w:rsidRPr="739C9FC9">
        <w:rPr>
          <w:sz w:val="24"/>
          <w:szCs w:val="24"/>
        </w:rPr>
        <w:t xml:space="preserve">j podobne besede. Kljub temu </w:t>
      </w:r>
      <w:r w:rsidRPr="739C9FC9">
        <w:rPr>
          <w:sz w:val="24"/>
          <w:szCs w:val="24"/>
        </w:rPr>
        <w:t>lematizacija ne imenskih besed</w:t>
      </w:r>
      <w:r w:rsidR="00AE5ED8" w:rsidRPr="739C9FC9">
        <w:rPr>
          <w:sz w:val="24"/>
          <w:szCs w:val="24"/>
        </w:rPr>
        <w:t xml:space="preserve"> </w:t>
      </w:r>
      <w:r w:rsidR="005051B1" w:rsidRPr="739C9FC9">
        <w:rPr>
          <w:sz w:val="24"/>
          <w:szCs w:val="24"/>
        </w:rPr>
        <w:t xml:space="preserve">ni povzročala nobenih vidnih problemov. Pri pregledovanju oblaka besed z lematizacijo z izjemo </w:t>
      </w:r>
      <w:r w:rsidR="00A402B7">
        <w:rPr>
          <w:sz w:val="24"/>
          <w:szCs w:val="24"/>
        </w:rPr>
        <w:t>besede</w:t>
      </w:r>
      <w:r w:rsidR="005051B1" w:rsidRPr="48DF65EF">
        <w:rPr>
          <w:sz w:val="24"/>
          <w:szCs w:val="24"/>
        </w:rPr>
        <w:t xml:space="preserve"> </w:t>
      </w:r>
      <w:r w:rsidR="005051B1" w:rsidRPr="00A402B7">
        <w:rPr>
          <w:i/>
          <w:sz w:val="24"/>
          <w:szCs w:val="24"/>
        </w:rPr>
        <w:t>bogomiti</w:t>
      </w:r>
      <w:r w:rsidR="00A402B7">
        <w:rPr>
          <w:i/>
          <w:iCs/>
          <w:sz w:val="24"/>
          <w:szCs w:val="24"/>
        </w:rPr>
        <w:t>,</w:t>
      </w:r>
      <w:r w:rsidR="005051B1" w:rsidRPr="48DF65EF">
        <w:rPr>
          <w:sz w:val="24"/>
          <w:szCs w:val="24"/>
        </w:rPr>
        <w:t xml:space="preserve"> </w:t>
      </w:r>
      <w:r w:rsidR="00A402B7">
        <w:rPr>
          <w:sz w:val="24"/>
          <w:szCs w:val="24"/>
        </w:rPr>
        <w:t>za</w:t>
      </w:r>
      <w:r w:rsidR="005051B1" w:rsidRPr="739C9FC9">
        <w:rPr>
          <w:sz w:val="24"/>
          <w:szCs w:val="24"/>
        </w:rPr>
        <w:t xml:space="preserve"> kar smo predvidevali</w:t>
      </w:r>
      <w:r w:rsidR="000823E3" w:rsidRPr="739C9FC9">
        <w:rPr>
          <w:sz w:val="24"/>
          <w:szCs w:val="24"/>
        </w:rPr>
        <w:t>,</w:t>
      </w:r>
      <w:r w:rsidR="005051B1" w:rsidRPr="739C9FC9">
        <w:rPr>
          <w:sz w:val="24"/>
          <w:szCs w:val="24"/>
        </w:rPr>
        <w:t xml:space="preserve"> da pomeni </w:t>
      </w:r>
      <w:r w:rsidR="005051B1" w:rsidRPr="00A402B7">
        <w:rPr>
          <w:i/>
          <w:sz w:val="24"/>
          <w:szCs w:val="24"/>
        </w:rPr>
        <w:t>Bogomila</w:t>
      </w:r>
      <w:r w:rsidR="005051B1" w:rsidRPr="739C9FC9">
        <w:rPr>
          <w:sz w:val="24"/>
          <w:szCs w:val="24"/>
        </w:rPr>
        <w:t xml:space="preserve">, smo lahko razbrali kar nekaj podatkov, ki se ujemajo </w:t>
      </w:r>
      <w:r w:rsidR="00A402B7">
        <w:rPr>
          <w:sz w:val="24"/>
          <w:szCs w:val="24"/>
        </w:rPr>
        <w:t>s</w:t>
      </w:r>
      <w:r w:rsidR="005051B1" w:rsidRPr="739C9FC9">
        <w:rPr>
          <w:sz w:val="24"/>
          <w:szCs w:val="24"/>
        </w:rPr>
        <w:t xml:space="preserve"> tematiko ter pisateljevem obdobju pisanja.</w:t>
      </w:r>
      <w:r w:rsidR="000D1448">
        <w:rPr>
          <w:sz w:val="24"/>
          <w:szCs w:val="24"/>
        </w:rPr>
        <w:t xml:space="preserve"> </w:t>
      </w:r>
      <w:r w:rsidR="005051B1" w:rsidRPr="739C9FC9">
        <w:rPr>
          <w:sz w:val="24"/>
          <w:szCs w:val="24"/>
        </w:rPr>
        <w:t>Opazili smo, da večino besedil vsebuje povezavo z ljubeznijo</w:t>
      </w:r>
      <w:r w:rsidR="00C214A3">
        <w:rPr>
          <w:sz w:val="24"/>
          <w:szCs w:val="24"/>
        </w:rPr>
        <w:t xml:space="preserve"> ter</w:t>
      </w:r>
      <w:r w:rsidR="00106E80" w:rsidRPr="48DF65EF">
        <w:rPr>
          <w:sz w:val="24"/>
          <w:szCs w:val="24"/>
        </w:rPr>
        <w:t xml:space="preserve"> </w:t>
      </w:r>
      <w:r w:rsidR="00106E80">
        <w:rPr>
          <w:sz w:val="24"/>
          <w:szCs w:val="24"/>
        </w:rPr>
        <w:t xml:space="preserve">motivom </w:t>
      </w:r>
      <w:r w:rsidR="005051B1" w:rsidRPr="48DF65EF">
        <w:rPr>
          <w:sz w:val="24"/>
          <w:szCs w:val="24"/>
        </w:rPr>
        <w:t>ver</w:t>
      </w:r>
      <w:r w:rsidR="00106E80">
        <w:rPr>
          <w:sz w:val="24"/>
          <w:szCs w:val="24"/>
        </w:rPr>
        <w:t>e</w:t>
      </w:r>
      <w:r w:rsidR="005051B1" w:rsidRPr="48DF65EF">
        <w:rPr>
          <w:sz w:val="24"/>
          <w:szCs w:val="24"/>
        </w:rPr>
        <w:t>, čas</w:t>
      </w:r>
      <w:r w:rsidR="00C214A3">
        <w:rPr>
          <w:sz w:val="24"/>
          <w:szCs w:val="24"/>
        </w:rPr>
        <w:t>a</w:t>
      </w:r>
      <w:r w:rsidR="005051B1" w:rsidRPr="739C9FC9">
        <w:rPr>
          <w:sz w:val="24"/>
          <w:szCs w:val="24"/>
        </w:rPr>
        <w:t xml:space="preserve"> in </w:t>
      </w:r>
      <w:r w:rsidR="005051B1" w:rsidRPr="48DF65EF">
        <w:rPr>
          <w:sz w:val="24"/>
          <w:szCs w:val="24"/>
        </w:rPr>
        <w:t>smrt</w:t>
      </w:r>
      <w:r w:rsidR="00C214A3">
        <w:rPr>
          <w:sz w:val="24"/>
          <w:szCs w:val="24"/>
        </w:rPr>
        <w:t>i</w:t>
      </w:r>
      <w:r w:rsidR="005051B1" w:rsidRPr="48DF65EF">
        <w:rPr>
          <w:sz w:val="24"/>
          <w:szCs w:val="24"/>
        </w:rPr>
        <w:t>.</w:t>
      </w:r>
      <w:r w:rsidR="005051B1" w:rsidRPr="739C9FC9">
        <w:rPr>
          <w:sz w:val="24"/>
          <w:szCs w:val="24"/>
        </w:rPr>
        <w:t xml:space="preserve"> Ti rezultati so bili </w:t>
      </w:r>
      <w:r w:rsidR="00C214A3">
        <w:rPr>
          <w:sz w:val="24"/>
          <w:szCs w:val="24"/>
        </w:rPr>
        <w:t>pričakovani,</w:t>
      </w:r>
      <w:r w:rsidR="005051B1" w:rsidRPr="739C9FC9">
        <w:rPr>
          <w:sz w:val="24"/>
          <w:szCs w:val="24"/>
        </w:rPr>
        <w:t xml:space="preserve"> saj je Pr</w:t>
      </w:r>
      <w:r w:rsidR="00B94979">
        <w:rPr>
          <w:sz w:val="24"/>
          <w:szCs w:val="24"/>
        </w:rPr>
        <w:t xml:space="preserve">ešeren pisal v času </w:t>
      </w:r>
      <w:r w:rsidR="000D1448">
        <w:rPr>
          <w:sz w:val="24"/>
          <w:szCs w:val="24"/>
        </w:rPr>
        <w:t xml:space="preserve">romantike. Če nebi vedeli kdo je </w:t>
      </w:r>
      <w:r w:rsidR="00B94979">
        <w:rPr>
          <w:sz w:val="24"/>
          <w:szCs w:val="24"/>
        </w:rPr>
        <w:t>in kdaj je živel avtor tega besedila s</w:t>
      </w:r>
      <w:r w:rsidR="005051B1" w:rsidRPr="739C9FC9">
        <w:rPr>
          <w:sz w:val="24"/>
          <w:szCs w:val="24"/>
        </w:rPr>
        <w:t xml:space="preserve"> temi podatki še ne moremo uvrstiti </w:t>
      </w:r>
      <w:r w:rsidR="00B94979">
        <w:rPr>
          <w:sz w:val="24"/>
          <w:szCs w:val="24"/>
        </w:rPr>
        <w:t>dela</w:t>
      </w:r>
      <w:r w:rsidR="005051B1" w:rsidRPr="739C9FC9">
        <w:rPr>
          <w:sz w:val="24"/>
          <w:szCs w:val="24"/>
        </w:rPr>
        <w:t xml:space="preserve"> v specifično </w:t>
      </w:r>
      <w:r w:rsidR="00C60588" w:rsidRPr="48DF65EF">
        <w:rPr>
          <w:sz w:val="24"/>
          <w:szCs w:val="24"/>
        </w:rPr>
        <w:t>književno</w:t>
      </w:r>
      <w:r w:rsidR="005051B1" w:rsidRPr="739C9FC9">
        <w:rPr>
          <w:sz w:val="24"/>
          <w:szCs w:val="24"/>
        </w:rPr>
        <w:t xml:space="preserve"> obdobje, lahko pa zožimo izbor ter </w:t>
      </w:r>
      <w:r w:rsidR="00720FCF" w:rsidRPr="739C9FC9">
        <w:rPr>
          <w:sz w:val="24"/>
          <w:szCs w:val="24"/>
        </w:rPr>
        <w:t xml:space="preserve">predvidevamo njegov slog pisanja. </w:t>
      </w:r>
    </w:p>
    <w:p w14:paraId="05D8493F" w14:textId="4FBDE812" w:rsidR="00820D63" w:rsidRPr="00D02F68" w:rsidRDefault="00820D63" w:rsidP="000D1448">
      <w:pPr>
        <w:spacing w:line="360" w:lineRule="auto"/>
        <w:jc w:val="both"/>
        <w:rPr>
          <w:sz w:val="24"/>
          <w:szCs w:val="24"/>
        </w:rPr>
      </w:pPr>
      <w:r>
        <w:rPr>
          <w:sz w:val="24"/>
          <w:szCs w:val="24"/>
        </w:rPr>
        <w:t>Spodnja slika prikazuje besedila Franceta Prešerna, ki so bila lematizirana in prikazana z modulom oblak besed. Največje napisane besede predstavljajo besede, ki se v zbrani literaturi največkrat pojavijo. Besede, ki se največkrat pojavijo</w:t>
      </w:r>
      <w:r w:rsidR="00C214A3">
        <w:rPr>
          <w:sz w:val="24"/>
          <w:szCs w:val="24"/>
        </w:rPr>
        <w:t>,</w:t>
      </w:r>
      <w:r>
        <w:rPr>
          <w:sz w:val="24"/>
          <w:szCs w:val="24"/>
        </w:rPr>
        <w:t xml:space="preserve"> lahko poimenujemo osrednji motivi</w:t>
      </w:r>
      <w:r w:rsidR="008A6621">
        <w:rPr>
          <w:sz w:val="24"/>
          <w:szCs w:val="24"/>
        </w:rPr>
        <w:t>,</w:t>
      </w:r>
      <w:r>
        <w:rPr>
          <w:sz w:val="24"/>
          <w:szCs w:val="24"/>
        </w:rPr>
        <w:t xml:space="preserve"> okoli katerih so se vrtela vsa Prešernova besedila.</w:t>
      </w:r>
    </w:p>
    <w:p w14:paraId="79DD67CE" w14:textId="77777777" w:rsidR="000D1448" w:rsidRDefault="000D1448" w:rsidP="000D1448">
      <w:pPr>
        <w:keepNext/>
      </w:pPr>
      <w:r>
        <w:rPr>
          <w:noProof/>
        </w:rPr>
        <w:drawing>
          <wp:inline distT="0" distB="0" distL="0" distR="0" wp14:anchorId="17EE20D2" wp14:editId="596D428F">
            <wp:extent cx="5310836" cy="3490058"/>
            <wp:effectExtent l="0" t="0" r="4445"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
                    <pic:cNvPicPr/>
                  </pic:nvPicPr>
                  <pic:blipFill>
                    <a:blip r:embed="rId39">
                      <a:extLst>
                        <a:ext uri="{28A0092B-C50C-407E-A947-70E740481C1C}">
                          <a14:useLocalDpi xmlns:a14="http://schemas.microsoft.com/office/drawing/2010/main" val="0"/>
                        </a:ext>
                      </a:extLst>
                    </a:blip>
                    <a:stretch>
                      <a:fillRect/>
                    </a:stretch>
                  </pic:blipFill>
                  <pic:spPr>
                    <a:xfrm>
                      <a:off x="0" y="0"/>
                      <a:ext cx="5310836" cy="3490058"/>
                    </a:xfrm>
                    <a:prstGeom prst="rect">
                      <a:avLst/>
                    </a:prstGeom>
                  </pic:spPr>
                </pic:pic>
              </a:graphicData>
            </a:graphic>
          </wp:inline>
        </w:drawing>
      </w:r>
    </w:p>
    <w:p w14:paraId="3DE437FB" w14:textId="77777777" w:rsidR="000D1448" w:rsidRDefault="000D1448" w:rsidP="000D1448">
      <w:pPr>
        <w:keepNext/>
      </w:pPr>
      <w:commentRangeStart w:id="110"/>
      <w:commentRangeStart w:id="111"/>
      <w:commentRangeEnd w:id="110"/>
      <w:r>
        <w:commentReference w:id="110"/>
      </w:r>
      <w:commentRangeEnd w:id="111"/>
      <w:r>
        <w:commentReference w:id="111"/>
      </w:r>
    </w:p>
    <w:p w14:paraId="7744729E" w14:textId="31A94326" w:rsidR="00A60AA4" w:rsidRDefault="00AC6066" w:rsidP="00A60AA4">
      <w:pPr>
        <w:pStyle w:val="Caption"/>
      </w:pPr>
      <w:bookmarkStart w:id="112" w:name="_Toc68892106"/>
      <w:bookmarkStart w:id="113" w:name="_Toc68165999"/>
      <w:r>
        <w:t xml:space="preserve">Slika </w:t>
      </w:r>
      <w:r>
        <w:fldChar w:fldCharType="begin"/>
      </w:r>
      <w:r>
        <w:instrText xml:space="preserve"> SEQ Slika \* ARABIC </w:instrText>
      </w:r>
      <w:r>
        <w:fldChar w:fldCharType="separate"/>
      </w:r>
      <w:r w:rsidR="004A7911">
        <w:rPr>
          <w:noProof/>
        </w:rPr>
        <w:t>19</w:t>
      </w:r>
      <w:r>
        <w:fldChar w:fldCharType="end"/>
      </w:r>
      <w:r w:rsidR="00A60AA4">
        <w:t>: Analiza Prešernovih besedil z modulom oblak besed</w:t>
      </w:r>
      <w:r w:rsidR="00D02F68">
        <w:t xml:space="preserve"> in vključeno lematizacijo besedila</w:t>
      </w:r>
      <w:bookmarkEnd w:id="112"/>
    </w:p>
    <w:bookmarkEnd w:id="113"/>
    <w:p w14:paraId="6A78CCA3" w14:textId="0D359B16" w:rsidR="00B124EE" w:rsidRDefault="00820D63" w:rsidP="00F62BF3">
      <w:pPr>
        <w:keepNext/>
        <w:spacing w:line="360" w:lineRule="auto"/>
        <w:jc w:val="both"/>
      </w:pPr>
      <w:r>
        <w:rPr>
          <w:sz w:val="24"/>
          <w:szCs w:val="24"/>
        </w:rPr>
        <w:lastRenderedPageBreak/>
        <w:t>Spodnja slika prikazuje besedila Franceta Prešerna, ki niso bila lematizirana pred obdelavo z modulom oblak besed. Največje napisane besede predstavljajo besede, ki se v zbrani literaturi največkrat pojavijo. Besede, ki se največkrat pojavijo lahko poimenujemo osrednji motivi okoli katerih so se vrtela vsa Prešernova besedila. Opazi se, da začenjajo prevladov</w:t>
      </w:r>
      <w:r w:rsidR="00D17731">
        <w:rPr>
          <w:sz w:val="24"/>
          <w:szCs w:val="24"/>
        </w:rPr>
        <w:t>ati besede katerih se zapis manjkrat spremeni pri sklanjanju oz. stopnjevanju.</w:t>
      </w:r>
    </w:p>
    <w:p w14:paraId="1ED5F2EE" w14:textId="081A9678" w:rsidR="00D02F68" w:rsidRDefault="00B124EE" w:rsidP="00D02F68">
      <w:pPr>
        <w:keepNext/>
      </w:pPr>
      <w:r>
        <w:rPr>
          <w:noProof/>
        </w:rPr>
        <w:drawing>
          <wp:inline distT="0" distB="0" distL="0" distR="0" wp14:anchorId="7F0B2BA4" wp14:editId="365643EF">
            <wp:extent cx="6087705" cy="3943350"/>
            <wp:effectExtent l="0" t="0" r="889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pic:nvPicPr>
                  <pic:blipFill>
                    <a:blip r:embed="rId40">
                      <a:extLst>
                        <a:ext uri="{28A0092B-C50C-407E-A947-70E740481C1C}">
                          <a14:useLocalDpi xmlns:a14="http://schemas.microsoft.com/office/drawing/2010/main" val="0"/>
                        </a:ext>
                      </a:extLst>
                    </a:blip>
                    <a:stretch>
                      <a:fillRect/>
                    </a:stretch>
                  </pic:blipFill>
                  <pic:spPr>
                    <a:xfrm>
                      <a:off x="0" y="0"/>
                      <a:ext cx="6087705" cy="3943350"/>
                    </a:xfrm>
                    <a:prstGeom prst="rect">
                      <a:avLst/>
                    </a:prstGeom>
                  </pic:spPr>
                </pic:pic>
              </a:graphicData>
            </a:graphic>
          </wp:inline>
        </w:drawing>
      </w:r>
    </w:p>
    <w:p w14:paraId="45A4E67F" w14:textId="42F3D06B" w:rsidR="00D02F68" w:rsidRPr="00D02F68" w:rsidRDefault="00AC6066" w:rsidP="003A31B1">
      <w:pPr>
        <w:pStyle w:val="Caption"/>
      </w:pPr>
      <w:bookmarkStart w:id="114" w:name="_Toc68892107"/>
      <w:bookmarkStart w:id="115" w:name="_Toc68166000"/>
      <w:r>
        <w:t xml:space="preserve">Slika </w:t>
      </w:r>
      <w:r>
        <w:fldChar w:fldCharType="begin"/>
      </w:r>
      <w:r>
        <w:instrText xml:space="preserve"> SEQ Slika \* ARABIC </w:instrText>
      </w:r>
      <w:r>
        <w:fldChar w:fldCharType="separate"/>
      </w:r>
      <w:r w:rsidR="004A7911">
        <w:rPr>
          <w:noProof/>
        </w:rPr>
        <w:t>20</w:t>
      </w:r>
      <w:r>
        <w:fldChar w:fldCharType="end"/>
      </w:r>
      <w:r w:rsidR="00D02F68">
        <w:t>: Analiza Prešernovih besedil z modulom oblak besed in izključena lematizacija besedil</w:t>
      </w:r>
      <w:bookmarkEnd w:id="114"/>
    </w:p>
    <w:p w14:paraId="013C56E3" w14:textId="711C1A08" w:rsidR="00D02F68" w:rsidRPr="00D02F68" w:rsidRDefault="00720FCF" w:rsidP="00B740D4">
      <w:pPr>
        <w:keepNext/>
        <w:spacing w:line="360" w:lineRule="auto"/>
        <w:jc w:val="both"/>
      </w:pPr>
      <w:r>
        <w:lastRenderedPageBreak/>
        <w:t>Z grafom raztrosa lahko opazimo</w:t>
      </w:r>
      <w:r w:rsidR="00B740D4">
        <w:t>,</w:t>
      </w:r>
      <w:r>
        <w:t xml:space="preserve"> kako različne vrste književnih besedil ustvarijo različno vzdušje. </w:t>
      </w:r>
      <w:r w:rsidR="000058E6">
        <w:t>Razvidno je,</w:t>
      </w:r>
      <w:r w:rsidR="009201FC">
        <w:t xml:space="preserve"> da so Prešernovi soneti </w:t>
      </w:r>
      <w:r w:rsidR="00754CBC">
        <w:t xml:space="preserve">več </w:t>
      </w:r>
      <w:r w:rsidR="00B939B2">
        <w:t xml:space="preserve">čustveno zaznamovanih besed, ki jih je </w:t>
      </w:r>
      <w:r w:rsidR="006B78A7">
        <w:t xml:space="preserve">algoritem zaznal kot </w:t>
      </w:r>
      <w:r w:rsidR="00C931F8">
        <w:t>močno pozitivne oz. močno negativne, v primerjavi</w:t>
      </w:r>
      <w:r w:rsidR="009201FC">
        <w:t xml:space="preserve"> z gazelam, baladam in romancam.</w:t>
      </w:r>
    </w:p>
    <w:p w14:paraId="02DF3A91" w14:textId="6389953E" w:rsidR="00250986" w:rsidRDefault="00720FCF" w:rsidP="00250986">
      <w:pPr>
        <w:keepNext/>
      </w:pPr>
      <w:r>
        <w:rPr>
          <w:noProof/>
        </w:rPr>
        <w:drawing>
          <wp:inline distT="0" distB="0" distL="0" distR="0" wp14:anchorId="302F5F97" wp14:editId="5681BFCC">
            <wp:extent cx="5943600" cy="2983865"/>
            <wp:effectExtent l="0" t="0" r="0" b="698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6"/>
                    <pic:cNvPicPr/>
                  </pic:nvPicPr>
                  <pic:blipFill>
                    <a:blip r:embed="rId41">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48D67390" w14:textId="07898D4D" w:rsidR="00250986" w:rsidRDefault="00250986" w:rsidP="00250986">
      <w:pPr>
        <w:pStyle w:val="Caption"/>
      </w:pPr>
      <w:bookmarkStart w:id="116" w:name="_Toc68892108"/>
      <w:r>
        <w:t xml:space="preserve">Slika </w:t>
      </w:r>
      <w:r>
        <w:fldChar w:fldCharType="begin"/>
      </w:r>
      <w:r>
        <w:instrText xml:space="preserve"> SEQ Slika \* ARABIC </w:instrText>
      </w:r>
      <w:r>
        <w:fldChar w:fldCharType="separate"/>
      </w:r>
      <w:r w:rsidR="004A7911">
        <w:rPr>
          <w:noProof/>
        </w:rPr>
        <w:t>21</w:t>
      </w:r>
      <w:r>
        <w:fldChar w:fldCharType="end"/>
      </w:r>
      <w:r>
        <w:t>: Prikaz sentimentalne analize Prešernove literature z grafom raztrosa</w:t>
      </w:r>
      <w:bookmarkEnd w:id="116"/>
    </w:p>
    <w:p w14:paraId="1AE0AEDE" w14:textId="77777777" w:rsidR="00C931F8" w:rsidRDefault="00C931F8" w:rsidP="002F4FD0">
      <w:pPr>
        <w:spacing w:line="360" w:lineRule="auto"/>
        <w:jc w:val="both"/>
      </w:pPr>
    </w:p>
    <w:p w14:paraId="19E95982" w14:textId="77777777" w:rsidR="00C931F8" w:rsidRDefault="00C931F8">
      <w:r>
        <w:br w:type="page"/>
      </w:r>
    </w:p>
    <w:p w14:paraId="643496B4" w14:textId="4B51751C" w:rsidR="00B124EE" w:rsidRDefault="00C07A89" w:rsidP="00C931F8">
      <w:pPr>
        <w:spacing w:line="360" w:lineRule="auto"/>
        <w:jc w:val="both"/>
      </w:pPr>
      <w:r>
        <w:lastRenderedPageBreak/>
        <w:t xml:space="preserve">Pri sentimentalni analizi Prešernovih besedil in </w:t>
      </w:r>
      <w:r w:rsidR="00DA3048">
        <w:t>hierarhičnim</w:t>
      </w:r>
      <w:r>
        <w:t xml:space="preserve"> prikazom pridobljenih podatkov, opazimo, da so Prešernovi sonetje razred zase v primerjavi z drugimi njegovimi </w:t>
      </w:r>
      <w:r w:rsidR="00C931F8">
        <w:t>pesniškimi oblikami</w:t>
      </w:r>
      <w:r>
        <w:t>. Posamične podskupine bi se dalo še dodatno analizirati, njihove podobnosti, tematiko</w:t>
      </w:r>
      <w:r w:rsidR="00C931F8">
        <w:t>,</w:t>
      </w:r>
      <w:r>
        <w:t xml:space="preserve"> ampak smo se odločili</w:t>
      </w:r>
      <w:r w:rsidR="002E1A64">
        <w:t>,</w:t>
      </w:r>
      <w:r>
        <w:t xml:space="preserve"> da jo to izven dela te naloge.</w:t>
      </w:r>
      <w:r w:rsidR="0014306B">
        <w:t xml:space="preserve"> Leva stran grafa je malo bolj stisnjena za boljšo vidljivost.</w:t>
      </w:r>
    </w:p>
    <w:p w14:paraId="43A23A26" w14:textId="4E07630D" w:rsidR="00250986" w:rsidRDefault="00B124EE" w:rsidP="00250986">
      <w:pPr>
        <w:keepNext/>
      </w:pPr>
      <w:r>
        <w:rPr>
          <w:noProof/>
        </w:rPr>
        <w:drawing>
          <wp:inline distT="0" distB="0" distL="0" distR="0" wp14:anchorId="0C6FCF07" wp14:editId="44F60DB0">
            <wp:extent cx="5943600" cy="6198233"/>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pic:nvPicPr>
                  <pic:blipFill>
                    <a:blip r:embed="rId42">
                      <a:extLst>
                        <a:ext uri="{28A0092B-C50C-407E-A947-70E740481C1C}">
                          <a14:useLocalDpi xmlns:a14="http://schemas.microsoft.com/office/drawing/2010/main" val="0"/>
                        </a:ext>
                      </a:extLst>
                    </a:blip>
                    <a:stretch>
                      <a:fillRect/>
                    </a:stretch>
                  </pic:blipFill>
                  <pic:spPr>
                    <a:xfrm>
                      <a:off x="0" y="0"/>
                      <a:ext cx="5943600" cy="6198233"/>
                    </a:xfrm>
                    <a:prstGeom prst="rect">
                      <a:avLst/>
                    </a:prstGeom>
                  </pic:spPr>
                </pic:pic>
              </a:graphicData>
            </a:graphic>
          </wp:inline>
        </w:drawing>
      </w:r>
    </w:p>
    <w:p w14:paraId="419D9DF2" w14:textId="1EC77DF5" w:rsidR="00250986" w:rsidRDefault="00250986" w:rsidP="00250986">
      <w:pPr>
        <w:pStyle w:val="Caption"/>
      </w:pPr>
      <w:bookmarkStart w:id="117" w:name="_Toc68892109"/>
      <w:r>
        <w:t xml:space="preserve">Slika </w:t>
      </w:r>
      <w:r>
        <w:fldChar w:fldCharType="begin"/>
      </w:r>
      <w:r>
        <w:instrText xml:space="preserve"> SEQ Slika \* ARABIC </w:instrText>
      </w:r>
      <w:r>
        <w:fldChar w:fldCharType="separate"/>
      </w:r>
      <w:r w:rsidR="004A7911">
        <w:rPr>
          <w:noProof/>
        </w:rPr>
        <w:t>22</w:t>
      </w:r>
      <w:r>
        <w:fldChar w:fldCharType="end"/>
      </w:r>
      <w:r>
        <w:t>: Prikaz sentimentalne analize ter njihove povezave Prešernovih besedil z modulom</w:t>
      </w:r>
      <w:r w:rsidDel="00AE5ED8">
        <w:t xml:space="preserve"> </w:t>
      </w:r>
      <w:r>
        <w:rPr>
          <w:noProof/>
        </w:rPr>
        <w:t>hirerhično grozdenje</w:t>
      </w:r>
      <w:bookmarkEnd w:id="117"/>
    </w:p>
    <w:p w14:paraId="278D4C8A" w14:textId="130BB818" w:rsidR="002F6E7B" w:rsidRPr="00427720" w:rsidRDefault="002F6E7B" w:rsidP="002F6E7B"/>
    <w:p w14:paraId="5ECE96B5" w14:textId="6D15B13E" w:rsidR="002F6E7B" w:rsidRPr="00DD1B6B" w:rsidRDefault="002F6E7B" w:rsidP="00007480">
      <w:pPr>
        <w:pStyle w:val="Heading3"/>
      </w:pPr>
      <w:bookmarkStart w:id="118" w:name="_Toc68642439"/>
      <w:bookmarkStart w:id="119" w:name="_Toc68892155"/>
      <w:r w:rsidRPr="00DD1B6B">
        <w:lastRenderedPageBreak/>
        <w:t xml:space="preserve">Rezultate analize literarnega dela </w:t>
      </w:r>
      <w:r w:rsidRPr="00DD1B6B">
        <w:rPr>
          <w:i/>
        </w:rPr>
        <w:t>Krst pri Savici</w:t>
      </w:r>
      <w:bookmarkEnd w:id="118"/>
      <w:bookmarkEnd w:id="119"/>
    </w:p>
    <w:p w14:paraId="3A94913E" w14:textId="246B6897" w:rsidR="005851E7" w:rsidRDefault="005851E7" w:rsidP="005851E7">
      <w:pPr>
        <w:spacing w:line="360" w:lineRule="auto"/>
        <w:jc w:val="both"/>
        <w:rPr>
          <w:sz w:val="24"/>
          <w:szCs w:val="24"/>
        </w:rPr>
      </w:pPr>
      <w:r w:rsidRPr="33FED43C">
        <w:rPr>
          <w:sz w:val="24"/>
          <w:szCs w:val="24"/>
        </w:rPr>
        <w:t xml:space="preserve">Pri pregledovanju Prešernovega </w:t>
      </w:r>
      <w:r w:rsidRPr="33FED43C">
        <w:rPr>
          <w:i/>
          <w:iCs/>
          <w:sz w:val="24"/>
          <w:szCs w:val="24"/>
        </w:rPr>
        <w:t>Krsta pri Savici</w:t>
      </w:r>
      <w:r w:rsidRPr="33FED43C">
        <w:rPr>
          <w:sz w:val="24"/>
          <w:szCs w:val="24"/>
        </w:rPr>
        <w:t xml:space="preserve"> smo opazili, da bi lahko nekatere besede, ki se največkrat pojavijo, spadale pod ključne besede oz. osrednje motive, okoli katerih se lahko vrti </w:t>
      </w:r>
      <w:r w:rsidR="007C30D0">
        <w:rPr>
          <w:sz w:val="24"/>
          <w:szCs w:val="24"/>
        </w:rPr>
        <w:t>dog</w:t>
      </w:r>
      <w:r w:rsidR="00FD5C2A">
        <w:rPr>
          <w:sz w:val="24"/>
          <w:szCs w:val="24"/>
        </w:rPr>
        <w:t>ajanje oz. zgodba</w:t>
      </w:r>
      <w:r w:rsidRPr="33FED43C">
        <w:rPr>
          <w:sz w:val="24"/>
          <w:szCs w:val="24"/>
        </w:rPr>
        <w:t xml:space="preserve">. Sentimentalna analiza je pokazala vrednost besedila kot -0,17. Rahle probleme je delala prekratka dolžina besedila in različni naglasi na enakih besedah. </w:t>
      </w:r>
    </w:p>
    <w:p w14:paraId="14C11609" w14:textId="3EA3C29F" w:rsidR="005851E7" w:rsidRDefault="00D17731" w:rsidP="005851E7">
      <w:pPr>
        <w:spacing w:line="360" w:lineRule="auto"/>
        <w:jc w:val="both"/>
        <w:rPr>
          <w:sz w:val="24"/>
          <w:szCs w:val="24"/>
        </w:rPr>
      </w:pPr>
      <w:r>
        <w:rPr>
          <w:sz w:val="24"/>
          <w:szCs w:val="24"/>
        </w:rPr>
        <w:t xml:space="preserve">Spodnja slika prikazuje analizirano besedil </w:t>
      </w:r>
      <w:r>
        <w:rPr>
          <w:i/>
          <w:sz w:val="24"/>
          <w:szCs w:val="24"/>
        </w:rPr>
        <w:t>Krst pri Savici</w:t>
      </w:r>
      <w:r>
        <w:rPr>
          <w:sz w:val="24"/>
          <w:szCs w:val="24"/>
        </w:rPr>
        <w:t>, ki je bilo urejeno z lematizacijo in modulom oblak besed</w:t>
      </w:r>
      <w:r w:rsidR="003A31B1">
        <w:rPr>
          <w:sz w:val="24"/>
          <w:szCs w:val="24"/>
        </w:rPr>
        <w:t>. Največje napisane besede predstavljajo besede, ki se v zbrani literaturi največkrat pojavijo. Besede, ki se največkrat pojavijo</w:t>
      </w:r>
      <w:r w:rsidR="00FD5C2A">
        <w:rPr>
          <w:sz w:val="24"/>
          <w:szCs w:val="24"/>
        </w:rPr>
        <w:t>,</w:t>
      </w:r>
      <w:r w:rsidR="003A31B1">
        <w:rPr>
          <w:sz w:val="24"/>
          <w:szCs w:val="24"/>
        </w:rPr>
        <w:t xml:space="preserve"> lahko poimenujemo osrednji motivi</w:t>
      </w:r>
      <w:r w:rsidR="00FD5C2A">
        <w:rPr>
          <w:sz w:val="24"/>
          <w:szCs w:val="24"/>
        </w:rPr>
        <w:t>,</w:t>
      </w:r>
      <w:r w:rsidR="003A31B1">
        <w:rPr>
          <w:sz w:val="24"/>
          <w:szCs w:val="24"/>
        </w:rPr>
        <w:t xml:space="preserve"> okoli katerih so se vrti </w:t>
      </w:r>
      <w:r w:rsidR="003A31B1">
        <w:rPr>
          <w:i/>
          <w:sz w:val="24"/>
          <w:szCs w:val="24"/>
        </w:rPr>
        <w:t>Krst pri Savici.</w:t>
      </w:r>
      <w:r w:rsidR="003A31B1">
        <w:rPr>
          <w:sz w:val="24"/>
          <w:szCs w:val="24"/>
        </w:rPr>
        <w:t xml:space="preserve"> Lematizacija ni prepoznala imena Bogomila kot ime</w:t>
      </w:r>
      <w:r w:rsidR="00FD5C2A">
        <w:rPr>
          <w:sz w:val="24"/>
          <w:szCs w:val="24"/>
        </w:rPr>
        <w:t>,</w:t>
      </w:r>
      <w:r w:rsidR="003A31B1">
        <w:rPr>
          <w:sz w:val="24"/>
          <w:szCs w:val="24"/>
        </w:rPr>
        <w:t xml:space="preserve"> zato ga je preimenovala bogomiti.</w:t>
      </w:r>
      <w:r w:rsidR="002A0D02">
        <w:rPr>
          <w:sz w:val="24"/>
          <w:szCs w:val="24"/>
        </w:rPr>
        <w:t xml:space="preserve"> Temu bi se dalo izogniti</w:t>
      </w:r>
      <w:r w:rsidR="003C2712">
        <w:rPr>
          <w:sz w:val="24"/>
          <w:szCs w:val="24"/>
        </w:rPr>
        <w:t xml:space="preserve">, če bi imel </w:t>
      </w:r>
      <w:r w:rsidR="009424C7">
        <w:rPr>
          <w:sz w:val="24"/>
          <w:szCs w:val="24"/>
        </w:rPr>
        <w:t xml:space="preserve">algoritem boljšo podporo </w:t>
      </w:r>
      <w:r w:rsidR="009C3128">
        <w:rPr>
          <w:sz w:val="24"/>
          <w:szCs w:val="24"/>
        </w:rPr>
        <w:t>slovenskemu jeziku</w:t>
      </w:r>
      <w:r w:rsidR="002D7192">
        <w:rPr>
          <w:sz w:val="24"/>
          <w:szCs w:val="24"/>
        </w:rPr>
        <w:t xml:space="preserve"> ali pa </w:t>
      </w:r>
      <w:r w:rsidR="00B94979">
        <w:rPr>
          <w:sz w:val="24"/>
          <w:szCs w:val="24"/>
        </w:rPr>
        <w:t xml:space="preserve">z nadoknadenimi </w:t>
      </w:r>
      <w:r w:rsidR="002D7192">
        <w:rPr>
          <w:sz w:val="24"/>
          <w:szCs w:val="24"/>
        </w:rPr>
        <w:t xml:space="preserve">ročnimi </w:t>
      </w:r>
      <w:r w:rsidR="00572B14">
        <w:rPr>
          <w:sz w:val="24"/>
          <w:szCs w:val="24"/>
        </w:rPr>
        <w:t xml:space="preserve">popravki. </w:t>
      </w:r>
      <w:r w:rsidR="003A31B1">
        <w:rPr>
          <w:sz w:val="24"/>
          <w:szCs w:val="24"/>
        </w:rPr>
        <w:t>Kljub manjši zamenjavi imena se lepo vidijo glavni motivi besedila.</w:t>
      </w:r>
    </w:p>
    <w:p w14:paraId="4E77055A" w14:textId="190C690D" w:rsidR="005851E7" w:rsidRDefault="00C07A89" w:rsidP="005851E7">
      <w:pPr>
        <w:spacing w:line="360" w:lineRule="auto"/>
        <w:jc w:val="both"/>
        <w:rPr>
          <w:sz w:val="24"/>
          <w:szCs w:val="24"/>
        </w:rPr>
      </w:pPr>
      <w:r>
        <w:rPr>
          <w:noProof/>
        </w:rPr>
        <w:drawing>
          <wp:inline distT="0" distB="0" distL="0" distR="0" wp14:anchorId="0C26E221" wp14:editId="6B38FA2A">
            <wp:extent cx="5524750" cy="409575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7"/>
                    <pic:cNvPicPr/>
                  </pic:nvPicPr>
                  <pic:blipFill>
                    <a:blip r:embed="rId43">
                      <a:extLst>
                        <a:ext uri="{28A0092B-C50C-407E-A947-70E740481C1C}">
                          <a14:useLocalDpi xmlns:a14="http://schemas.microsoft.com/office/drawing/2010/main" val="0"/>
                        </a:ext>
                      </a:extLst>
                    </a:blip>
                    <a:stretch>
                      <a:fillRect/>
                    </a:stretch>
                  </pic:blipFill>
                  <pic:spPr>
                    <a:xfrm>
                      <a:off x="0" y="0"/>
                      <a:ext cx="5524750" cy="4095750"/>
                    </a:xfrm>
                    <a:prstGeom prst="rect">
                      <a:avLst/>
                    </a:prstGeom>
                  </pic:spPr>
                </pic:pic>
              </a:graphicData>
            </a:graphic>
          </wp:inline>
        </w:drawing>
      </w:r>
    </w:p>
    <w:p w14:paraId="47151C5F" w14:textId="11C5F555" w:rsidR="005851E7" w:rsidRDefault="005851E7" w:rsidP="005851E7">
      <w:pPr>
        <w:pStyle w:val="Caption"/>
        <w:spacing w:line="360" w:lineRule="auto"/>
        <w:jc w:val="both"/>
      </w:pPr>
      <w:bookmarkStart w:id="120" w:name="_Toc68892110"/>
      <w:r>
        <w:t xml:space="preserve">Slika </w:t>
      </w:r>
      <w:r>
        <w:fldChar w:fldCharType="begin"/>
      </w:r>
      <w:r>
        <w:instrText xml:space="preserve"> SEQ Slika \* ARABIC </w:instrText>
      </w:r>
      <w:r>
        <w:fldChar w:fldCharType="separate"/>
      </w:r>
      <w:r w:rsidR="004A7911">
        <w:rPr>
          <w:noProof/>
        </w:rPr>
        <w:t>23</w:t>
      </w:r>
      <w:r>
        <w:fldChar w:fldCharType="end"/>
      </w:r>
      <w:r>
        <w:t>: Prikaz ponavljajočih besed v Krst</w:t>
      </w:r>
      <w:r w:rsidR="00D07788">
        <w:t>u</w:t>
      </w:r>
      <w:r>
        <w:t xml:space="preserve"> pri Savici</w:t>
      </w:r>
      <w:r w:rsidR="00C07A89">
        <w:t xml:space="preserve"> z vključeno lematizacijo</w:t>
      </w:r>
      <w:bookmarkEnd w:id="120"/>
    </w:p>
    <w:p w14:paraId="75CD9B22" w14:textId="0DBC7EA5" w:rsidR="003A31B1" w:rsidRPr="003A31B1" w:rsidRDefault="003A31B1" w:rsidP="2BCB9E85">
      <w:pPr>
        <w:spacing w:line="360" w:lineRule="auto"/>
        <w:jc w:val="both"/>
        <w:rPr>
          <w:sz w:val="24"/>
          <w:szCs w:val="24"/>
        </w:rPr>
      </w:pPr>
      <w:r w:rsidRPr="2BCB9E85">
        <w:rPr>
          <w:sz w:val="24"/>
          <w:szCs w:val="24"/>
        </w:rPr>
        <w:lastRenderedPageBreak/>
        <w:t xml:space="preserve">V spodnjem grafu smo literarno delo </w:t>
      </w:r>
      <w:r w:rsidRPr="2BCB9E85">
        <w:rPr>
          <w:i/>
          <w:sz w:val="24"/>
          <w:szCs w:val="24"/>
        </w:rPr>
        <w:t>Krst pri Savici</w:t>
      </w:r>
      <w:r w:rsidRPr="2BCB9E85">
        <w:rPr>
          <w:sz w:val="24"/>
          <w:szCs w:val="24"/>
        </w:rPr>
        <w:t xml:space="preserve"> razdelili na dva glavna dela in sicer krst in uvod. Horizontalna os na grafu nam prikazuje pozitivno vrednost besedila, vertikalna os pa negativno vrednost besedile. Sentimentalne vrednosti besedil so bile določene z modulom sentimentalna analiza. </w:t>
      </w:r>
      <w:r w:rsidR="006370C4" w:rsidRPr="2BCB9E85">
        <w:rPr>
          <w:sz w:val="24"/>
          <w:szCs w:val="24"/>
        </w:rPr>
        <w:t>Sentimentalne vrednosti za besedila so prikazane v procentih. Na grafu lahko opazimo, da v uvodu kjer opisuje vojno in bitke je sentimentalna vrednost večinoma razporejena med negativnimi in nevtralnimi besedami. Krst vsebuje nekaj pozitivnih besed in tudi več negativnih besed kot uvod. V krstu se večino zgodbe odvija izven vojne oz. opisuje ob vojna dogajanja.</w:t>
      </w:r>
    </w:p>
    <w:p w14:paraId="5EFE27A4" w14:textId="77777777" w:rsidR="00316C25" w:rsidRDefault="00316C25" w:rsidP="00316C25">
      <w:pPr>
        <w:keepNext/>
      </w:pPr>
      <w:r>
        <w:rPr>
          <w:noProof/>
        </w:rPr>
        <w:drawing>
          <wp:inline distT="0" distB="0" distL="0" distR="0" wp14:anchorId="4CCAA0E4" wp14:editId="41DE8BD8">
            <wp:extent cx="5070915" cy="2875683"/>
            <wp:effectExtent l="0" t="0" r="5715" b="698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1"/>
                    <pic:cNvPicPr/>
                  </pic:nvPicPr>
                  <pic:blipFill>
                    <a:blip r:embed="rId44">
                      <a:extLst>
                        <a:ext uri="{28A0092B-C50C-407E-A947-70E740481C1C}">
                          <a14:useLocalDpi xmlns:a14="http://schemas.microsoft.com/office/drawing/2010/main" val="0"/>
                        </a:ext>
                      </a:extLst>
                    </a:blip>
                    <a:stretch>
                      <a:fillRect/>
                    </a:stretch>
                  </pic:blipFill>
                  <pic:spPr>
                    <a:xfrm>
                      <a:off x="0" y="0"/>
                      <a:ext cx="5070915" cy="2875683"/>
                    </a:xfrm>
                    <a:prstGeom prst="rect">
                      <a:avLst/>
                    </a:prstGeom>
                  </pic:spPr>
                </pic:pic>
              </a:graphicData>
            </a:graphic>
          </wp:inline>
        </w:drawing>
      </w:r>
    </w:p>
    <w:p w14:paraId="73136C82" w14:textId="3C1C2523" w:rsidR="00316C25" w:rsidRDefault="00316C25" w:rsidP="00316C25">
      <w:pPr>
        <w:pStyle w:val="Caption"/>
      </w:pPr>
      <w:bookmarkStart w:id="121" w:name="_Toc68892111"/>
      <w:r>
        <w:t xml:space="preserve">Slika </w:t>
      </w:r>
      <w:r>
        <w:fldChar w:fldCharType="begin"/>
      </w:r>
      <w:r>
        <w:instrText xml:space="preserve"> SEQ Slika \* ARABIC </w:instrText>
      </w:r>
      <w:r>
        <w:fldChar w:fldCharType="separate"/>
      </w:r>
      <w:r w:rsidR="004A7911">
        <w:rPr>
          <w:noProof/>
        </w:rPr>
        <w:t>24</w:t>
      </w:r>
      <w:r>
        <w:fldChar w:fldCharType="end"/>
      </w:r>
      <w:r>
        <w:t>: Prikaz posamične sentimentalne analize uvoda in krsta z grafom raztrosa</w:t>
      </w:r>
      <w:bookmarkEnd w:id="121"/>
    </w:p>
    <w:p w14:paraId="35CAA61B" w14:textId="77777777" w:rsidR="00C31BF7" w:rsidRDefault="00C31BF7" w:rsidP="005851E7">
      <w:pPr>
        <w:spacing w:line="360" w:lineRule="auto"/>
        <w:jc w:val="both"/>
        <w:rPr>
          <w:sz w:val="24"/>
          <w:szCs w:val="24"/>
        </w:rPr>
      </w:pPr>
    </w:p>
    <w:p w14:paraId="07F86F9D" w14:textId="67ADB012" w:rsidR="00A90670" w:rsidRDefault="005851E7" w:rsidP="005851E7">
      <w:pPr>
        <w:spacing w:line="360" w:lineRule="auto"/>
        <w:jc w:val="both"/>
        <w:rPr>
          <w:sz w:val="24"/>
          <w:szCs w:val="24"/>
        </w:rPr>
      </w:pPr>
      <w:r w:rsidRPr="33FED43C">
        <w:rPr>
          <w:sz w:val="24"/>
          <w:szCs w:val="24"/>
        </w:rPr>
        <w:t xml:space="preserve">Opazimo tudi, da je </w:t>
      </w:r>
      <w:r w:rsidR="0080431A">
        <w:rPr>
          <w:iCs/>
          <w:sz w:val="24"/>
          <w:szCs w:val="24"/>
        </w:rPr>
        <w:t xml:space="preserve">pri literarnem delu </w:t>
      </w:r>
      <w:r w:rsidRPr="33FED43C">
        <w:rPr>
          <w:i/>
          <w:iCs/>
          <w:sz w:val="24"/>
          <w:szCs w:val="24"/>
        </w:rPr>
        <w:t>Krst pri Savici</w:t>
      </w:r>
      <w:r>
        <w:rPr>
          <w:i/>
          <w:sz w:val="24"/>
          <w:szCs w:val="24"/>
        </w:rPr>
        <w:t xml:space="preserve"> </w:t>
      </w:r>
      <w:r w:rsidR="0080431A">
        <w:rPr>
          <w:sz w:val="24"/>
          <w:szCs w:val="24"/>
        </w:rPr>
        <w:t>program</w:t>
      </w:r>
      <w:r w:rsidRPr="33FED43C">
        <w:rPr>
          <w:sz w:val="24"/>
          <w:szCs w:val="24"/>
        </w:rPr>
        <w:t xml:space="preserve"> pozitivne kitice opisal samo </w:t>
      </w:r>
      <w:commentRangeStart w:id="122"/>
      <w:r w:rsidRPr="33FED43C">
        <w:rPr>
          <w:sz w:val="24"/>
          <w:szCs w:val="24"/>
        </w:rPr>
        <w:t>34., 80., 49., 58., 40. in 48.</w:t>
      </w:r>
      <w:commentRangeEnd w:id="122"/>
      <w:r>
        <w:commentReference w:id="122"/>
      </w:r>
      <w:r w:rsidRPr="33FED43C">
        <w:rPr>
          <w:sz w:val="24"/>
          <w:szCs w:val="24"/>
        </w:rPr>
        <w:t xml:space="preserve">, preostale pa so označene kot negativne, in sicer izstopajo </w:t>
      </w:r>
      <w:commentRangeStart w:id="123"/>
      <w:r w:rsidRPr="33FED43C">
        <w:rPr>
          <w:sz w:val="24"/>
          <w:szCs w:val="24"/>
        </w:rPr>
        <w:t>1., 27., 65., 2., 55., 24</w:t>
      </w:r>
      <w:commentRangeEnd w:id="123"/>
      <w:r>
        <w:commentReference w:id="123"/>
      </w:r>
      <w:r w:rsidRPr="33FED43C">
        <w:rPr>
          <w:sz w:val="24"/>
          <w:szCs w:val="24"/>
        </w:rPr>
        <w:t xml:space="preserve">. </w:t>
      </w:r>
      <w:r w:rsidR="00A90670">
        <w:rPr>
          <w:sz w:val="24"/>
          <w:szCs w:val="24"/>
        </w:rPr>
        <w:t>Nekatere besede, ki naredijo zgoraj naštete kitice pozitivne</w:t>
      </w:r>
      <w:r w:rsidR="00C11915">
        <w:rPr>
          <w:sz w:val="24"/>
          <w:szCs w:val="24"/>
        </w:rPr>
        <w:t>,</w:t>
      </w:r>
      <w:r w:rsidR="00A90670">
        <w:rPr>
          <w:sz w:val="24"/>
          <w:szCs w:val="24"/>
        </w:rPr>
        <w:t xml:space="preserve"> so: pride, domu, postane, junak idr. Nekatere izmed negativnih besed zgoraj naštetih negativnih kitic so: </w:t>
      </w:r>
      <w:r w:rsidR="001B47B4">
        <w:rPr>
          <w:sz w:val="24"/>
          <w:szCs w:val="24"/>
        </w:rPr>
        <w:t>kri, prelita, življenj, končano</w:t>
      </w:r>
      <w:del w:id="124" w:author="Jernej Golobič" w:date="2021-04-09T17:50:00Z">
        <w:r w:rsidR="001B47B4" w:rsidDel="005E724D">
          <w:rPr>
            <w:sz w:val="24"/>
            <w:szCs w:val="24"/>
          </w:rPr>
          <w:delText>, idr.</w:delText>
        </w:r>
      </w:del>
      <w:ins w:id="125" w:author="Jernej Golobič" w:date="2021-04-09T17:50:00Z">
        <w:r w:rsidR="005E724D">
          <w:rPr>
            <w:sz w:val="24"/>
            <w:szCs w:val="24"/>
          </w:rPr>
          <w:t xml:space="preserve"> idr.</w:t>
        </w:r>
      </w:ins>
      <w:r w:rsidR="001B47B4">
        <w:rPr>
          <w:sz w:val="24"/>
          <w:szCs w:val="24"/>
        </w:rPr>
        <w:t xml:space="preserve"> Večina pozitivnih in negativnih besed se v primerjavi z nevtralnimi besedami pojavijo malokrat, zato je priporočljivo imeti daljša besedila, ki to lažje odstranijo. V teh primerih so besedila krajša in lahko prikažejo tudi nekatere nevtralne besede.</w:t>
      </w:r>
      <w:del w:id="126" w:author="Jernej Golobič" w:date="2021-04-09T17:50:00Z">
        <w:r w:rsidR="001B47B4" w:rsidDel="005E724D">
          <w:rPr>
            <w:sz w:val="24"/>
            <w:szCs w:val="24"/>
          </w:rPr>
          <w:delText xml:space="preserve">. </w:delText>
        </w:r>
      </w:del>
    </w:p>
    <w:p w14:paraId="0FEE37B7" w14:textId="741F542A" w:rsidR="005851E7" w:rsidRDefault="00A90670" w:rsidP="005851E7">
      <w:pPr>
        <w:spacing w:line="360" w:lineRule="auto"/>
        <w:jc w:val="both"/>
        <w:rPr>
          <w:sz w:val="24"/>
          <w:szCs w:val="24"/>
        </w:rPr>
      </w:pPr>
      <w:r>
        <w:rPr>
          <w:sz w:val="24"/>
          <w:szCs w:val="24"/>
        </w:rPr>
        <w:lastRenderedPageBreak/>
        <w:t>Spodnja slika prikazuje prikaz pozitivnih besed</w:t>
      </w:r>
      <w:r w:rsidR="001B47B4">
        <w:rPr>
          <w:sz w:val="24"/>
          <w:szCs w:val="24"/>
        </w:rPr>
        <w:t xml:space="preserve"> oz. besedne zveze</w:t>
      </w:r>
      <w:r>
        <w:rPr>
          <w:sz w:val="24"/>
          <w:szCs w:val="24"/>
        </w:rPr>
        <w:t xml:space="preserve"> v 6 najbolj pozitivnih kiticah z modulom oblak besed.</w:t>
      </w:r>
    </w:p>
    <w:p w14:paraId="70A3C11A" w14:textId="77777777" w:rsidR="00A90670" w:rsidRDefault="37922581" w:rsidP="00A90670">
      <w:pPr>
        <w:keepNext/>
        <w:spacing w:line="360" w:lineRule="auto"/>
        <w:jc w:val="both"/>
      </w:pPr>
      <w:r>
        <w:rPr>
          <w:noProof/>
        </w:rPr>
        <w:drawing>
          <wp:inline distT="0" distB="0" distL="0" distR="0" wp14:anchorId="610C0C91" wp14:editId="0DE0445B">
            <wp:extent cx="6315075" cy="4726186"/>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
                    <pic:cNvPicPr/>
                  </pic:nvPicPr>
                  <pic:blipFill>
                    <a:blip r:embed="rId45">
                      <a:extLst>
                        <a:ext uri="{28A0092B-C50C-407E-A947-70E740481C1C}">
                          <a14:useLocalDpi xmlns:a14="http://schemas.microsoft.com/office/drawing/2010/main" val="0"/>
                        </a:ext>
                      </a:extLst>
                    </a:blip>
                    <a:stretch>
                      <a:fillRect/>
                    </a:stretch>
                  </pic:blipFill>
                  <pic:spPr>
                    <a:xfrm>
                      <a:off x="0" y="0"/>
                      <a:ext cx="6315075" cy="4726186"/>
                    </a:xfrm>
                    <a:prstGeom prst="rect">
                      <a:avLst/>
                    </a:prstGeom>
                  </pic:spPr>
                </pic:pic>
              </a:graphicData>
            </a:graphic>
          </wp:inline>
        </w:drawing>
      </w:r>
    </w:p>
    <w:p w14:paraId="25AA6C78" w14:textId="28880293" w:rsidR="00A90670" w:rsidRDefault="00A90670" w:rsidP="00A90670">
      <w:pPr>
        <w:pStyle w:val="Caption"/>
        <w:jc w:val="both"/>
      </w:pPr>
      <w:bookmarkStart w:id="127" w:name="_Toc68892112"/>
      <w:r>
        <w:t xml:space="preserve">Slika </w:t>
      </w:r>
      <w:r>
        <w:fldChar w:fldCharType="begin"/>
      </w:r>
      <w:r>
        <w:instrText xml:space="preserve"> SEQ Slika \* ARABIC </w:instrText>
      </w:r>
      <w:r>
        <w:fldChar w:fldCharType="separate"/>
      </w:r>
      <w:r w:rsidR="004A7911">
        <w:rPr>
          <w:noProof/>
        </w:rPr>
        <w:t>25</w:t>
      </w:r>
      <w:r>
        <w:fldChar w:fldCharType="end"/>
      </w:r>
      <w:r w:rsidR="00FF2C63">
        <w:t>: P</w:t>
      </w:r>
      <w:r>
        <w:t>rikaz pozitivnih besed v najbolj pozitivnih kiticah literarnega dela Krst pri Savici</w:t>
      </w:r>
      <w:bookmarkEnd w:id="127"/>
    </w:p>
    <w:p w14:paraId="025D09DA" w14:textId="36AE8F09" w:rsidR="001B47B4" w:rsidRPr="001B47B4" w:rsidRDefault="001B47B4" w:rsidP="00D0228F">
      <w:pPr>
        <w:keepNext/>
        <w:spacing w:line="360" w:lineRule="auto"/>
        <w:jc w:val="both"/>
      </w:pPr>
      <w:r>
        <w:lastRenderedPageBreak/>
        <w:t>Spodnja slika prikazuje negativne besede oz. besedne zveze zgoraj izpostavljenih negativnih kitic. Predstavljene so z modulom oblak besed.</w:t>
      </w:r>
    </w:p>
    <w:p w14:paraId="651D8478" w14:textId="77777777" w:rsidR="00A90670" w:rsidRDefault="37922581" w:rsidP="00A90670">
      <w:pPr>
        <w:keepNext/>
        <w:spacing w:line="360" w:lineRule="auto"/>
        <w:jc w:val="both"/>
      </w:pPr>
      <w:r>
        <w:rPr>
          <w:noProof/>
        </w:rPr>
        <w:drawing>
          <wp:inline distT="0" distB="0" distL="0" distR="0" wp14:anchorId="12D6C2F5" wp14:editId="2083EB30">
            <wp:extent cx="6134102" cy="4516689"/>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
                    <pic:cNvPicPr/>
                  </pic:nvPicPr>
                  <pic:blipFill>
                    <a:blip r:embed="rId46">
                      <a:extLst>
                        <a:ext uri="{28A0092B-C50C-407E-A947-70E740481C1C}">
                          <a14:useLocalDpi xmlns:a14="http://schemas.microsoft.com/office/drawing/2010/main" val="0"/>
                        </a:ext>
                      </a:extLst>
                    </a:blip>
                    <a:stretch>
                      <a:fillRect/>
                    </a:stretch>
                  </pic:blipFill>
                  <pic:spPr>
                    <a:xfrm>
                      <a:off x="0" y="0"/>
                      <a:ext cx="6134102" cy="4516689"/>
                    </a:xfrm>
                    <a:prstGeom prst="rect">
                      <a:avLst/>
                    </a:prstGeom>
                  </pic:spPr>
                </pic:pic>
              </a:graphicData>
            </a:graphic>
          </wp:inline>
        </w:drawing>
      </w:r>
    </w:p>
    <w:p w14:paraId="386FCAC8" w14:textId="00E01A59" w:rsidR="00A90670" w:rsidRDefault="00A90670" w:rsidP="00A90670">
      <w:pPr>
        <w:pStyle w:val="Caption"/>
        <w:jc w:val="both"/>
      </w:pPr>
      <w:bookmarkStart w:id="128" w:name="_Toc68892113"/>
      <w:r>
        <w:t xml:space="preserve">Slika </w:t>
      </w:r>
      <w:r>
        <w:fldChar w:fldCharType="begin"/>
      </w:r>
      <w:r>
        <w:instrText xml:space="preserve"> SEQ Slika \* ARABIC </w:instrText>
      </w:r>
      <w:r>
        <w:fldChar w:fldCharType="separate"/>
      </w:r>
      <w:r w:rsidR="004A7911">
        <w:rPr>
          <w:noProof/>
        </w:rPr>
        <w:t>26</w:t>
      </w:r>
      <w:r>
        <w:fldChar w:fldCharType="end"/>
      </w:r>
      <w:r>
        <w:t>: Prikaz negativnih besed v zgoraj naštetih negativnih kiticah</w:t>
      </w:r>
      <w:r w:rsidR="001B47B4">
        <w:t xml:space="preserve"> literarnega dela Krst pri Savici</w:t>
      </w:r>
      <w:bookmarkEnd w:id="128"/>
    </w:p>
    <w:p w14:paraId="016C7503" w14:textId="77777777" w:rsidR="00D0228F" w:rsidRDefault="00D0228F" w:rsidP="00D0228F"/>
    <w:p w14:paraId="3340061C" w14:textId="3AEF17AF" w:rsidR="006370C4" w:rsidRDefault="006370C4" w:rsidP="00D0228F">
      <w:pPr>
        <w:keepNext/>
        <w:spacing w:line="360" w:lineRule="auto"/>
        <w:jc w:val="both"/>
        <w:rPr>
          <w:sz w:val="24"/>
          <w:szCs w:val="24"/>
        </w:rPr>
      </w:pPr>
      <w:r w:rsidRPr="33FED43C">
        <w:rPr>
          <w:sz w:val="24"/>
          <w:szCs w:val="24"/>
        </w:rPr>
        <w:t xml:space="preserve">Barva na </w:t>
      </w:r>
      <w:r>
        <w:rPr>
          <w:sz w:val="24"/>
          <w:szCs w:val="24"/>
        </w:rPr>
        <w:t xml:space="preserve">spodnjem </w:t>
      </w:r>
      <w:r w:rsidRPr="33FED43C">
        <w:rPr>
          <w:sz w:val="24"/>
          <w:szCs w:val="24"/>
        </w:rPr>
        <w:t xml:space="preserve">grafu prikazuje nevtralno vrednost, ki jo je program dodelil posamezni kitici, horizontalna os prikazuje pozitivni koeficient kitice in vertikalna os prikazuje negativni koeficient </w:t>
      </w:r>
      <w:r w:rsidRPr="33FED43C">
        <w:rPr>
          <w:sz w:val="24"/>
          <w:szCs w:val="24"/>
        </w:rPr>
        <w:lastRenderedPageBreak/>
        <w:t xml:space="preserve">kitice. </w:t>
      </w:r>
      <w:r>
        <w:rPr>
          <w:sz w:val="24"/>
          <w:szCs w:val="24"/>
        </w:rPr>
        <w:t>Na desni strani grafa so označene izpostavljene pozitivne kitice, negativne izpostavljene kitice pa predstavlja najbolj negativnih šest kitic vidnih na levi strani grafa.</w:t>
      </w:r>
    </w:p>
    <w:p w14:paraId="40DC1ABB" w14:textId="6D15B13E" w:rsidR="005851E7" w:rsidRDefault="005851E7" w:rsidP="005851E7">
      <w:pPr>
        <w:keepNext/>
        <w:spacing w:line="360" w:lineRule="auto"/>
        <w:jc w:val="both"/>
        <w:rPr>
          <w:sz w:val="24"/>
          <w:szCs w:val="24"/>
        </w:rPr>
      </w:pPr>
      <w:r>
        <w:rPr>
          <w:noProof/>
        </w:rPr>
        <w:drawing>
          <wp:inline distT="0" distB="0" distL="0" distR="0" wp14:anchorId="234379B6" wp14:editId="34BD8993">
            <wp:extent cx="5943600" cy="3028950"/>
            <wp:effectExtent l="0" t="0" r="0" b="0"/>
            <wp:docPr id="512630863" name="Slika 512630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12630863"/>
                    <pic:cNvPicPr/>
                  </pic:nvPicPr>
                  <pic:blipFill>
                    <a:blip r:embed="rId47">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56FA5B10" w14:textId="39612780" w:rsidR="64CD7B4F" w:rsidRDefault="005851E7" w:rsidP="005851E7">
      <w:pPr>
        <w:pStyle w:val="Caption"/>
        <w:spacing w:line="360" w:lineRule="auto"/>
        <w:jc w:val="both"/>
      </w:pPr>
      <w:bookmarkStart w:id="129" w:name="_Toc68892114"/>
      <w:r>
        <w:t xml:space="preserve">Slika </w:t>
      </w:r>
      <w:r>
        <w:fldChar w:fldCharType="begin"/>
      </w:r>
      <w:r>
        <w:instrText xml:space="preserve"> SEQ Slika \* ARABIC </w:instrText>
      </w:r>
      <w:r>
        <w:fldChar w:fldCharType="separate"/>
      </w:r>
      <w:r w:rsidR="004A7911">
        <w:rPr>
          <w:noProof/>
        </w:rPr>
        <w:t>27</w:t>
      </w:r>
      <w:r>
        <w:fldChar w:fldCharType="end"/>
      </w:r>
      <w:r>
        <w:t xml:space="preserve">: </w:t>
      </w:r>
      <w:r w:rsidR="001A5DB1">
        <w:t>P</w:t>
      </w:r>
      <w:r w:rsidR="00AC6066">
        <w:t>rikaz sentimentalne vrednosti posameznih kitic Krsta pri Savici</w:t>
      </w:r>
      <w:bookmarkEnd w:id="115"/>
      <w:bookmarkEnd w:id="129"/>
    </w:p>
    <w:p w14:paraId="7AF104C5" w14:textId="2CA596AB" w:rsidR="00DE6A26" w:rsidRPr="00572B14" w:rsidRDefault="001B47B4" w:rsidP="00572B14">
      <w:pPr>
        <w:keepNext/>
        <w:spacing w:line="360" w:lineRule="auto"/>
        <w:jc w:val="both"/>
        <w:rPr>
          <w:sz w:val="24"/>
          <w:szCs w:val="24"/>
        </w:rPr>
      </w:pPr>
      <w:r w:rsidRPr="00572B14">
        <w:rPr>
          <w:sz w:val="24"/>
          <w:szCs w:val="24"/>
        </w:rPr>
        <w:t xml:space="preserve">Spodnja slika prikazuje sentimentalno </w:t>
      </w:r>
      <w:r w:rsidR="00B124EE" w:rsidRPr="00572B14">
        <w:rPr>
          <w:sz w:val="24"/>
          <w:szCs w:val="24"/>
        </w:rPr>
        <w:t xml:space="preserve">medsebojno </w:t>
      </w:r>
      <w:r w:rsidRPr="00572B14">
        <w:rPr>
          <w:sz w:val="24"/>
          <w:szCs w:val="24"/>
        </w:rPr>
        <w:t>podobnost</w:t>
      </w:r>
      <w:r w:rsidR="00B124EE" w:rsidRPr="00572B14">
        <w:rPr>
          <w:sz w:val="24"/>
          <w:szCs w:val="24"/>
        </w:rPr>
        <w:t>,</w:t>
      </w:r>
      <w:r w:rsidRPr="00572B14">
        <w:rPr>
          <w:sz w:val="24"/>
          <w:szCs w:val="24"/>
        </w:rPr>
        <w:t xml:space="preserve"> </w:t>
      </w:r>
      <w:r w:rsidR="00B124EE" w:rsidRPr="00572B14">
        <w:rPr>
          <w:sz w:val="24"/>
          <w:szCs w:val="24"/>
        </w:rPr>
        <w:t>njihovo urejenost</w:t>
      </w:r>
      <w:r w:rsidRPr="00572B14">
        <w:rPr>
          <w:sz w:val="24"/>
          <w:szCs w:val="24"/>
        </w:rPr>
        <w:t xml:space="preserve"> ter razmerje med posameznimi zgoraj naštetimi pozitivnimi kiticami.</w:t>
      </w:r>
    </w:p>
    <w:p w14:paraId="236BC6E3" w14:textId="77777777" w:rsidR="00501B30" w:rsidRDefault="011CEA7C" w:rsidP="00572B14">
      <w:pPr>
        <w:keepNext/>
        <w:spacing w:line="360" w:lineRule="auto"/>
      </w:pPr>
      <w:r>
        <w:rPr>
          <w:noProof/>
        </w:rPr>
        <w:drawing>
          <wp:inline distT="0" distB="0" distL="0" distR="0" wp14:anchorId="7A3A8859" wp14:editId="26860F10">
            <wp:extent cx="5943600" cy="93726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937260"/>
                    </a:xfrm>
                    <a:prstGeom prst="rect">
                      <a:avLst/>
                    </a:prstGeom>
                  </pic:spPr>
                </pic:pic>
              </a:graphicData>
            </a:graphic>
          </wp:inline>
        </w:drawing>
      </w:r>
    </w:p>
    <w:p w14:paraId="55982CE4" w14:textId="5C123AC6" w:rsidR="00501B30" w:rsidRDefault="00AC6066" w:rsidP="00572B14">
      <w:pPr>
        <w:pStyle w:val="Caption"/>
        <w:spacing w:line="360" w:lineRule="auto"/>
      </w:pPr>
      <w:bookmarkStart w:id="130" w:name="_Toc68892115"/>
      <w:bookmarkStart w:id="131" w:name="_Toc68166002"/>
      <w:r>
        <w:t xml:space="preserve">Slika </w:t>
      </w:r>
      <w:r>
        <w:fldChar w:fldCharType="begin"/>
      </w:r>
      <w:r>
        <w:instrText xml:space="preserve"> SEQ Slika \* ARABIC </w:instrText>
      </w:r>
      <w:r>
        <w:fldChar w:fldCharType="separate"/>
      </w:r>
      <w:r w:rsidR="004A7911">
        <w:rPr>
          <w:noProof/>
        </w:rPr>
        <w:t>28</w:t>
      </w:r>
      <w:r>
        <w:fldChar w:fldCharType="end"/>
      </w:r>
      <w:r w:rsidR="00501B30">
        <w:t>: Prikaz sentimentalne analize pozitivnih kitic z modulom hierarhično grozdenje</w:t>
      </w:r>
      <w:bookmarkEnd w:id="130"/>
    </w:p>
    <w:p w14:paraId="39AE9027" w14:textId="77777777" w:rsidR="00EF6E6D" w:rsidRDefault="00EF6E6D" w:rsidP="00EF6E6D"/>
    <w:p w14:paraId="03A6858A" w14:textId="07608E4C" w:rsidR="00B124EE" w:rsidRPr="00572B14" w:rsidRDefault="00B124EE" w:rsidP="00572B14">
      <w:pPr>
        <w:keepNext/>
        <w:spacing w:line="360" w:lineRule="auto"/>
        <w:jc w:val="both"/>
        <w:rPr>
          <w:sz w:val="24"/>
          <w:szCs w:val="24"/>
        </w:rPr>
      </w:pPr>
      <w:r w:rsidRPr="00572B14">
        <w:rPr>
          <w:sz w:val="24"/>
          <w:szCs w:val="24"/>
        </w:rPr>
        <w:lastRenderedPageBreak/>
        <w:t>Spodnja slika prikazuje sentimentalno medsebojno podobnost, njihovo urejenost ter razmerje med posameznimi zgoraj naštetimi negativnimi kiticami.</w:t>
      </w:r>
    </w:p>
    <w:p w14:paraId="71E04770" w14:textId="77777777" w:rsidR="00501B30" w:rsidRDefault="011CEA7C" w:rsidP="00501B30">
      <w:pPr>
        <w:keepNext/>
        <w:spacing w:line="360" w:lineRule="auto"/>
        <w:jc w:val="both"/>
      </w:pPr>
      <w:bookmarkStart w:id="132" w:name="_Toc68166003"/>
      <w:bookmarkEnd w:id="131"/>
      <w:r>
        <w:rPr>
          <w:noProof/>
        </w:rPr>
        <w:drawing>
          <wp:inline distT="0" distB="0" distL="0" distR="0" wp14:anchorId="276CFDAF" wp14:editId="2781B41C">
            <wp:extent cx="6419852" cy="1008931"/>
            <wp:effectExtent l="0" t="0" r="0" b="127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19852" cy="1008931"/>
                    </a:xfrm>
                    <a:prstGeom prst="rect">
                      <a:avLst/>
                    </a:prstGeom>
                  </pic:spPr>
                </pic:pic>
              </a:graphicData>
            </a:graphic>
          </wp:inline>
        </w:drawing>
      </w:r>
    </w:p>
    <w:p w14:paraId="399339C7" w14:textId="55E35BBB" w:rsidR="005851E7" w:rsidRPr="009201FC" w:rsidRDefault="00501B30" w:rsidP="009201FC">
      <w:pPr>
        <w:pStyle w:val="Caption"/>
        <w:jc w:val="both"/>
      </w:pPr>
      <w:bookmarkStart w:id="133" w:name="_Toc68892116"/>
      <w:r>
        <w:t xml:space="preserve">Slika </w:t>
      </w:r>
      <w:r>
        <w:fldChar w:fldCharType="begin"/>
      </w:r>
      <w:r>
        <w:instrText xml:space="preserve"> SEQ Slika \* ARABIC </w:instrText>
      </w:r>
      <w:r>
        <w:fldChar w:fldCharType="separate"/>
      </w:r>
      <w:r w:rsidR="004A7911">
        <w:rPr>
          <w:noProof/>
        </w:rPr>
        <w:t>29</w:t>
      </w:r>
      <w:r>
        <w:fldChar w:fldCharType="end"/>
      </w:r>
      <w:r>
        <w:t>: Prikaz sentimentalne analize izpostavljenih negativnih kitic z modulom hierarhično grozdenje</w:t>
      </w:r>
      <w:bookmarkEnd w:id="133"/>
    </w:p>
    <w:p w14:paraId="72BE1DAD" w14:textId="77777777" w:rsidR="002F6E7B" w:rsidRPr="00427720" w:rsidRDefault="002F6E7B" w:rsidP="002F6E7B"/>
    <w:p w14:paraId="72EBE1F1" w14:textId="732C1BD0" w:rsidR="002F6E7B" w:rsidRPr="00427720" w:rsidRDefault="002F6E7B" w:rsidP="00CF64AB">
      <w:pPr>
        <w:pStyle w:val="Heading2"/>
      </w:pPr>
      <w:bookmarkStart w:id="134" w:name="_Toc68642440"/>
      <w:bookmarkStart w:id="135" w:name="_Toc68892156"/>
      <w:r w:rsidRPr="00427720">
        <w:t>Rezultati analize besedil Ivana Cankarja</w:t>
      </w:r>
      <w:bookmarkEnd w:id="134"/>
      <w:bookmarkEnd w:id="135"/>
    </w:p>
    <w:p w14:paraId="04F4B2D5" w14:textId="446E3E0D" w:rsidR="00505B5F" w:rsidRDefault="00505B5F" w:rsidP="00505B5F">
      <w:pPr>
        <w:spacing w:line="360" w:lineRule="auto"/>
        <w:jc w:val="both"/>
        <w:rPr>
          <w:sz w:val="24"/>
          <w:szCs w:val="24"/>
          <w:lang w:val="sl"/>
        </w:rPr>
      </w:pPr>
      <w:r w:rsidRPr="3828A9F6">
        <w:rPr>
          <w:sz w:val="24"/>
          <w:szCs w:val="24"/>
          <w:lang w:val="sl"/>
        </w:rPr>
        <w:t xml:space="preserve">Besedila Ivana Cankarja so lep primer daljših besedil, kar omogoča lažjo uvrščanje v podskupine. </w:t>
      </w:r>
    </w:p>
    <w:p w14:paraId="3A7D3F57" w14:textId="446E3E0D" w:rsidR="00505B5F" w:rsidRDefault="5D9846AB" w:rsidP="00505B5F">
      <w:pPr>
        <w:keepNext/>
        <w:spacing w:line="360" w:lineRule="auto"/>
        <w:jc w:val="both"/>
        <w:rPr>
          <w:sz w:val="24"/>
          <w:szCs w:val="24"/>
        </w:rPr>
      </w:pPr>
      <w:r>
        <w:rPr>
          <w:noProof/>
        </w:rPr>
        <w:drawing>
          <wp:inline distT="0" distB="0" distL="0" distR="0" wp14:anchorId="1684DE6B" wp14:editId="3A985D05">
            <wp:extent cx="6425219" cy="3490623"/>
            <wp:effectExtent l="0" t="0" r="0" b="0"/>
            <wp:docPr id="1077410830" name="Slika 107741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07741083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25219" cy="3490623"/>
                    </a:xfrm>
                    <a:prstGeom prst="rect">
                      <a:avLst/>
                    </a:prstGeom>
                  </pic:spPr>
                </pic:pic>
              </a:graphicData>
            </a:graphic>
          </wp:inline>
        </w:drawing>
      </w:r>
    </w:p>
    <w:p w14:paraId="71F3BBA7" w14:textId="17D3EA8C" w:rsidR="00505B5F" w:rsidRPr="00427720" w:rsidRDefault="00505B5F" w:rsidP="00505B5F">
      <w:pPr>
        <w:pStyle w:val="Caption"/>
        <w:spacing w:line="360" w:lineRule="auto"/>
        <w:jc w:val="both"/>
      </w:pPr>
      <w:bookmarkStart w:id="136" w:name="_Toc68892117"/>
      <w:r w:rsidRPr="00427720">
        <w:t xml:space="preserve">Slika </w:t>
      </w:r>
      <w:r w:rsidRPr="00427720">
        <w:fldChar w:fldCharType="begin"/>
      </w:r>
      <w:r w:rsidRPr="00427720">
        <w:instrText xml:space="preserve"> SEQ Slika \* ARABIC </w:instrText>
      </w:r>
      <w:r w:rsidRPr="00427720">
        <w:fldChar w:fldCharType="separate"/>
      </w:r>
      <w:r w:rsidR="004A7911">
        <w:rPr>
          <w:noProof/>
        </w:rPr>
        <w:t>30</w:t>
      </w:r>
      <w:r w:rsidRPr="00427720">
        <w:fldChar w:fldCharType="end"/>
      </w:r>
      <w:r w:rsidRPr="00427720">
        <w:t>: Prikaz grozdenja besedil Ivana Cankarja</w:t>
      </w:r>
      <w:bookmarkEnd w:id="136"/>
    </w:p>
    <w:p w14:paraId="75B70FDA" w14:textId="77777777" w:rsidR="00D07788" w:rsidRDefault="00D07788" w:rsidP="00505B5F">
      <w:pPr>
        <w:spacing w:line="360" w:lineRule="auto"/>
        <w:jc w:val="both"/>
        <w:rPr>
          <w:sz w:val="24"/>
          <w:szCs w:val="24"/>
        </w:rPr>
      </w:pPr>
    </w:p>
    <w:p w14:paraId="2E72E7B6" w14:textId="4964D355" w:rsidR="00505B5F" w:rsidRDefault="00505B5F" w:rsidP="00D0228F">
      <w:pPr>
        <w:keepNext/>
        <w:spacing w:line="360" w:lineRule="auto"/>
        <w:jc w:val="both"/>
        <w:rPr>
          <w:sz w:val="24"/>
          <w:szCs w:val="24"/>
        </w:rPr>
      </w:pPr>
      <w:r w:rsidRPr="3E4D22A9">
        <w:rPr>
          <w:sz w:val="24"/>
          <w:szCs w:val="24"/>
        </w:rPr>
        <w:lastRenderedPageBreak/>
        <w:t xml:space="preserve">Na spodnji so prikazane različne </w:t>
      </w:r>
      <w:r w:rsidR="001B47B4">
        <w:rPr>
          <w:sz w:val="24"/>
          <w:szCs w:val="24"/>
        </w:rPr>
        <w:t xml:space="preserve">literarne vrste </w:t>
      </w:r>
      <w:r w:rsidRPr="3E4D22A9">
        <w:rPr>
          <w:sz w:val="24"/>
          <w:szCs w:val="24"/>
        </w:rPr>
        <w:t>besedil Ivana Cankarja. S tega grafa je razvidno</w:t>
      </w:r>
      <w:r w:rsidR="00B957C6">
        <w:rPr>
          <w:sz w:val="24"/>
          <w:szCs w:val="24"/>
        </w:rPr>
        <w:t>,</w:t>
      </w:r>
      <w:r w:rsidRPr="3E4D22A9">
        <w:rPr>
          <w:sz w:val="24"/>
          <w:szCs w:val="24"/>
        </w:rPr>
        <w:t xml:space="preserve"> da </w:t>
      </w:r>
      <w:r w:rsidR="00B957C6">
        <w:rPr>
          <w:sz w:val="24"/>
          <w:szCs w:val="24"/>
        </w:rPr>
        <w:t xml:space="preserve">je Cankarjeva </w:t>
      </w:r>
      <w:r w:rsidR="00B957C6" w:rsidRPr="48DF65EF">
        <w:rPr>
          <w:sz w:val="24"/>
          <w:szCs w:val="24"/>
        </w:rPr>
        <w:t>lirika</w:t>
      </w:r>
      <w:r w:rsidR="00B957C6">
        <w:rPr>
          <w:sz w:val="24"/>
          <w:szCs w:val="24"/>
        </w:rPr>
        <w:t xml:space="preserve"> </w:t>
      </w:r>
      <w:r w:rsidR="00B957C6" w:rsidRPr="3E4D22A9">
        <w:rPr>
          <w:sz w:val="24"/>
          <w:szCs w:val="24"/>
        </w:rPr>
        <w:t xml:space="preserve">čustveno </w:t>
      </w:r>
      <w:r w:rsidRPr="3E4D22A9">
        <w:rPr>
          <w:sz w:val="24"/>
          <w:szCs w:val="24"/>
        </w:rPr>
        <w:t xml:space="preserve">bolj </w:t>
      </w:r>
      <w:r w:rsidRPr="48DF65EF">
        <w:rPr>
          <w:sz w:val="24"/>
          <w:szCs w:val="24"/>
        </w:rPr>
        <w:t>razgiban</w:t>
      </w:r>
      <w:r w:rsidR="00B957C6" w:rsidRPr="48DF65EF">
        <w:rPr>
          <w:sz w:val="24"/>
          <w:szCs w:val="24"/>
        </w:rPr>
        <w:t>a</w:t>
      </w:r>
      <w:r w:rsidRPr="3E4D22A9">
        <w:rPr>
          <w:sz w:val="24"/>
          <w:szCs w:val="24"/>
        </w:rPr>
        <w:t xml:space="preserve"> kot dramatika ter preostala dela.</w:t>
      </w:r>
    </w:p>
    <w:p w14:paraId="092FF648" w14:textId="77777777" w:rsidR="00505B5F" w:rsidRDefault="00505B5F" w:rsidP="00505B5F">
      <w:pPr>
        <w:keepNext/>
        <w:spacing w:line="360" w:lineRule="auto"/>
        <w:jc w:val="both"/>
        <w:rPr>
          <w:sz w:val="24"/>
          <w:szCs w:val="24"/>
        </w:rPr>
      </w:pPr>
      <w:r>
        <w:rPr>
          <w:noProof/>
        </w:rPr>
        <w:drawing>
          <wp:inline distT="0" distB="0" distL="0" distR="0" wp14:anchorId="20ADA1E0" wp14:editId="30A9292F">
            <wp:extent cx="5943600" cy="3267075"/>
            <wp:effectExtent l="0" t="0" r="0" b="0"/>
            <wp:docPr id="563494513" name="Slika 56349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63494513"/>
                    <pic:cNvPicPr/>
                  </pic:nvPicPr>
                  <pic:blipFill>
                    <a:blip r:embed="rId51">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1007CE5F" w14:textId="5EBDDE05" w:rsidR="00505B5F" w:rsidRPr="00427720" w:rsidRDefault="00505B5F" w:rsidP="00505B5F">
      <w:pPr>
        <w:pStyle w:val="Caption"/>
        <w:spacing w:line="360" w:lineRule="auto"/>
        <w:jc w:val="both"/>
      </w:pPr>
      <w:bookmarkStart w:id="137" w:name="_Toc68892118"/>
      <w:r w:rsidRPr="00427720">
        <w:t xml:space="preserve">Slika </w:t>
      </w:r>
      <w:r w:rsidRPr="00427720">
        <w:fldChar w:fldCharType="begin"/>
      </w:r>
      <w:r w:rsidRPr="00427720">
        <w:instrText xml:space="preserve"> SEQ Slika \* ARABIC </w:instrText>
      </w:r>
      <w:r w:rsidRPr="00427720">
        <w:fldChar w:fldCharType="separate"/>
      </w:r>
      <w:r w:rsidR="004A7911">
        <w:rPr>
          <w:noProof/>
        </w:rPr>
        <w:t>31</w:t>
      </w:r>
      <w:r w:rsidRPr="00427720">
        <w:fldChar w:fldCharType="end"/>
      </w:r>
      <w:r w:rsidRPr="00427720">
        <w:t>: Prikaz sentimentalne analize del Ivana Cankarja</w:t>
      </w:r>
      <w:bookmarkEnd w:id="137"/>
    </w:p>
    <w:p w14:paraId="72C9E03B" w14:textId="77777777" w:rsidR="00D07788" w:rsidRDefault="00D07788" w:rsidP="002F6E7B"/>
    <w:p w14:paraId="43DF2846" w14:textId="41B9AB0E" w:rsidR="00D07788" w:rsidRDefault="00D07788" w:rsidP="002F6E7B">
      <w:r>
        <w:br w:type="page"/>
      </w:r>
    </w:p>
    <w:p w14:paraId="5259E1B6" w14:textId="31606D77" w:rsidR="00501B30" w:rsidRPr="00501B30" w:rsidRDefault="002F6E7B" w:rsidP="00CF64AB">
      <w:pPr>
        <w:pStyle w:val="Heading2"/>
      </w:pPr>
      <w:bookmarkStart w:id="138" w:name="_Toc68642441"/>
      <w:bookmarkStart w:id="139" w:name="_Toc68892157"/>
      <w:r w:rsidRPr="00427720">
        <w:lastRenderedPageBreak/>
        <w:t>Rezultati analize besedil Antona Tomaža Linharta</w:t>
      </w:r>
      <w:bookmarkEnd w:id="138"/>
      <w:bookmarkEnd w:id="139"/>
    </w:p>
    <w:p w14:paraId="5B1E47CF" w14:textId="553B5D50" w:rsidR="00505B5F" w:rsidRDefault="00505B5F" w:rsidP="00505B5F">
      <w:pPr>
        <w:spacing w:line="360" w:lineRule="auto"/>
        <w:jc w:val="both"/>
        <w:rPr>
          <w:rFonts w:ascii="Calibri" w:eastAsia="Calibri" w:hAnsi="Calibri" w:cs="Calibri"/>
          <w:sz w:val="24"/>
          <w:szCs w:val="24"/>
          <w:lang w:val="sl"/>
        </w:rPr>
      </w:pPr>
      <w:r w:rsidRPr="3E4D22A9">
        <w:rPr>
          <w:rFonts w:ascii="Calibri" w:eastAsia="Calibri" w:hAnsi="Calibri" w:cs="Calibri"/>
          <w:sz w:val="24"/>
          <w:szCs w:val="24"/>
          <w:lang w:val="sl"/>
        </w:rPr>
        <w:t xml:space="preserve">Izbrana besedila Antona Tomaža Linharta sta bili </w:t>
      </w:r>
      <w:r w:rsidRPr="48DF65EF">
        <w:rPr>
          <w:rFonts w:ascii="Calibri" w:eastAsia="Calibri" w:hAnsi="Calibri" w:cs="Calibri"/>
          <w:i/>
          <w:sz w:val="24"/>
          <w:szCs w:val="24"/>
          <w:lang w:val="sl"/>
        </w:rPr>
        <w:t>Ta veseli dan ali Matiček se ženi</w:t>
      </w:r>
      <w:r w:rsidRPr="3E4D22A9">
        <w:rPr>
          <w:rFonts w:ascii="Calibri" w:eastAsia="Calibri" w:hAnsi="Calibri" w:cs="Calibri"/>
          <w:sz w:val="24"/>
          <w:szCs w:val="24"/>
          <w:lang w:val="sl"/>
        </w:rPr>
        <w:t xml:space="preserve"> in </w:t>
      </w:r>
      <w:r w:rsidRPr="48DF65EF">
        <w:rPr>
          <w:rFonts w:ascii="Calibri" w:eastAsia="Calibri" w:hAnsi="Calibri" w:cs="Calibri"/>
          <w:i/>
          <w:sz w:val="24"/>
          <w:szCs w:val="24"/>
          <w:lang w:val="sl"/>
        </w:rPr>
        <w:t>Županova Micka</w:t>
      </w:r>
      <w:r w:rsidRPr="3E4D22A9">
        <w:rPr>
          <w:rFonts w:ascii="Calibri" w:eastAsia="Calibri" w:hAnsi="Calibri" w:cs="Calibri"/>
          <w:sz w:val="24"/>
          <w:szCs w:val="24"/>
          <w:lang w:val="sl"/>
        </w:rPr>
        <w:t xml:space="preserve">. </w:t>
      </w:r>
      <w:r w:rsidR="00B957C6" w:rsidRPr="48DF65EF">
        <w:rPr>
          <w:rFonts w:ascii="Calibri" w:eastAsia="Calibri" w:hAnsi="Calibri" w:cs="Calibri"/>
          <w:sz w:val="24"/>
          <w:szCs w:val="24"/>
          <w:lang w:val="sl"/>
        </w:rPr>
        <w:t>Slednja</w:t>
      </w:r>
      <w:r w:rsidRPr="3E4D22A9">
        <w:rPr>
          <w:rFonts w:ascii="Calibri" w:eastAsia="Calibri" w:hAnsi="Calibri" w:cs="Calibri"/>
          <w:sz w:val="24"/>
          <w:szCs w:val="24"/>
          <w:lang w:val="sl"/>
        </w:rPr>
        <w:t xml:space="preserve"> je</w:t>
      </w:r>
      <w:r w:rsidRPr="3E4D22A9" w:rsidDel="00B957C6">
        <w:rPr>
          <w:rFonts w:ascii="Calibri" w:eastAsia="Calibri" w:hAnsi="Calibri" w:cs="Calibri"/>
          <w:sz w:val="24"/>
          <w:szCs w:val="24"/>
          <w:lang w:val="sl"/>
        </w:rPr>
        <w:t xml:space="preserve"> </w:t>
      </w:r>
      <w:r w:rsidR="00C60588">
        <w:rPr>
          <w:rFonts w:ascii="Calibri" w:eastAsia="Calibri" w:hAnsi="Calibri" w:cs="Calibri"/>
          <w:sz w:val="24"/>
          <w:szCs w:val="24"/>
          <w:lang w:val="sl"/>
        </w:rPr>
        <w:t xml:space="preserve">razdeljena </w:t>
      </w:r>
      <w:r w:rsidR="00B957C6" w:rsidRPr="48DF65EF">
        <w:rPr>
          <w:rFonts w:ascii="Calibri" w:eastAsia="Calibri" w:hAnsi="Calibri" w:cs="Calibri"/>
          <w:sz w:val="24"/>
          <w:szCs w:val="24"/>
          <w:lang w:val="sl"/>
        </w:rPr>
        <w:t>na</w:t>
      </w:r>
      <w:r w:rsidR="00C60588">
        <w:rPr>
          <w:rFonts w:ascii="Calibri" w:eastAsia="Calibri" w:hAnsi="Calibri" w:cs="Calibri"/>
          <w:sz w:val="24"/>
          <w:szCs w:val="24"/>
          <w:lang w:val="sl"/>
        </w:rPr>
        <w:t xml:space="preserve"> dva akta</w:t>
      </w:r>
      <w:r w:rsidR="00B957C6">
        <w:rPr>
          <w:rFonts w:ascii="Calibri" w:eastAsia="Calibri" w:hAnsi="Calibri" w:cs="Calibri"/>
          <w:sz w:val="24"/>
          <w:szCs w:val="24"/>
          <w:lang w:val="sl"/>
        </w:rPr>
        <w:t xml:space="preserve"> oz. dejanji,</w:t>
      </w:r>
      <w:r w:rsidR="00C60588">
        <w:rPr>
          <w:rFonts w:ascii="Calibri" w:eastAsia="Calibri" w:hAnsi="Calibri" w:cs="Calibri"/>
          <w:sz w:val="24"/>
          <w:szCs w:val="24"/>
          <w:lang w:val="sl"/>
        </w:rPr>
        <w:t xml:space="preserve"> zato smo t</w:t>
      </w:r>
      <w:r w:rsidR="007666E2">
        <w:rPr>
          <w:rFonts w:ascii="Calibri" w:eastAsia="Calibri" w:hAnsi="Calibri" w:cs="Calibri"/>
          <w:sz w:val="24"/>
          <w:szCs w:val="24"/>
          <w:lang w:val="sl"/>
        </w:rPr>
        <w:t>i</w:t>
      </w:r>
      <w:r w:rsidRPr="3E4D22A9">
        <w:rPr>
          <w:rFonts w:ascii="Calibri" w:eastAsia="Calibri" w:hAnsi="Calibri" w:cs="Calibri"/>
          <w:sz w:val="24"/>
          <w:szCs w:val="24"/>
          <w:lang w:val="sl"/>
        </w:rPr>
        <w:t xml:space="preserve"> dv</w:t>
      </w:r>
      <w:r w:rsidR="007666E2">
        <w:rPr>
          <w:rFonts w:ascii="Calibri" w:eastAsia="Calibri" w:hAnsi="Calibri" w:cs="Calibri"/>
          <w:sz w:val="24"/>
          <w:szCs w:val="24"/>
          <w:lang w:val="sl"/>
        </w:rPr>
        <w:t>e</w:t>
      </w:r>
      <w:r w:rsidRPr="3E4D22A9">
        <w:rPr>
          <w:rFonts w:ascii="Calibri" w:eastAsia="Calibri" w:hAnsi="Calibri" w:cs="Calibri"/>
          <w:sz w:val="24"/>
          <w:szCs w:val="24"/>
          <w:lang w:val="sl"/>
        </w:rPr>
        <w:t xml:space="preserve"> tudi </w:t>
      </w:r>
      <w:r w:rsidR="00787F96">
        <w:rPr>
          <w:rFonts w:ascii="Calibri" w:eastAsia="Calibri" w:hAnsi="Calibri" w:cs="Calibri"/>
          <w:sz w:val="24"/>
          <w:szCs w:val="24"/>
          <w:lang w:val="sl"/>
        </w:rPr>
        <w:t>analizirali</w:t>
      </w:r>
      <w:r w:rsidR="00787F96" w:rsidRPr="3E4D22A9">
        <w:rPr>
          <w:rFonts w:ascii="Calibri" w:eastAsia="Calibri" w:hAnsi="Calibri" w:cs="Calibri"/>
          <w:sz w:val="24"/>
          <w:szCs w:val="24"/>
          <w:lang w:val="sl"/>
        </w:rPr>
        <w:t xml:space="preserve"> </w:t>
      </w:r>
      <w:r w:rsidRPr="3E4D22A9">
        <w:rPr>
          <w:rFonts w:ascii="Calibri" w:eastAsia="Calibri" w:hAnsi="Calibri" w:cs="Calibri"/>
          <w:sz w:val="24"/>
          <w:szCs w:val="24"/>
          <w:lang w:val="sl"/>
        </w:rPr>
        <w:t xml:space="preserve">posamično. Pokazalo se je, da je čustvena podobnost med </w:t>
      </w:r>
      <w:r w:rsidR="00787F96">
        <w:rPr>
          <w:rFonts w:ascii="Calibri" w:eastAsia="Calibri" w:hAnsi="Calibri" w:cs="Calibri"/>
          <w:sz w:val="24"/>
          <w:szCs w:val="24"/>
          <w:lang w:val="sl"/>
        </w:rPr>
        <w:t>komed</w:t>
      </w:r>
      <w:r w:rsidR="002A2DCD">
        <w:rPr>
          <w:rFonts w:ascii="Calibri" w:eastAsia="Calibri" w:hAnsi="Calibri" w:cs="Calibri"/>
          <w:sz w:val="24"/>
          <w:szCs w:val="24"/>
          <w:lang w:val="sl"/>
        </w:rPr>
        <w:t>ijo</w:t>
      </w:r>
      <w:r w:rsidR="00787F96" w:rsidRPr="3E4D22A9">
        <w:rPr>
          <w:rFonts w:ascii="Calibri" w:eastAsia="Calibri" w:hAnsi="Calibri" w:cs="Calibri"/>
          <w:sz w:val="24"/>
          <w:szCs w:val="24"/>
          <w:lang w:val="sl"/>
        </w:rPr>
        <w:t xml:space="preserve"> </w:t>
      </w:r>
      <w:r w:rsidRPr="739C9FC9">
        <w:rPr>
          <w:rFonts w:ascii="Calibri" w:eastAsia="Calibri" w:hAnsi="Calibri" w:cs="Calibri"/>
          <w:i/>
          <w:sz w:val="24"/>
          <w:szCs w:val="24"/>
          <w:lang w:val="sl"/>
        </w:rPr>
        <w:t>Ta veseli dan ali Matiček se ženi</w:t>
      </w:r>
      <w:r w:rsidRPr="3E4D22A9">
        <w:rPr>
          <w:rFonts w:ascii="Calibri" w:eastAsia="Calibri" w:hAnsi="Calibri" w:cs="Calibri"/>
          <w:sz w:val="24"/>
          <w:szCs w:val="24"/>
          <w:lang w:val="sl"/>
        </w:rPr>
        <w:t xml:space="preserve"> in </w:t>
      </w:r>
      <w:r w:rsidR="002A2DCD" w:rsidRPr="739C9FC9">
        <w:rPr>
          <w:rFonts w:ascii="Calibri" w:eastAsia="Calibri" w:hAnsi="Calibri" w:cs="Calibri"/>
          <w:sz w:val="24"/>
          <w:szCs w:val="24"/>
          <w:lang w:val="sl"/>
        </w:rPr>
        <w:t>drugim</w:t>
      </w:r>
      <w:r w:rsidRPr="3E4D22A9">
        <w:rPr>
          <w:rFonts w:ascii="Calibri" w:eastAsia="Calibri" w:hAnsi="Calibri" w:cs="Calibri"/>
          <w:sz w:val="24"/>
          <w:szCs w:val="24"/>
          <w:lang w:val="sl"/>
        </w:rPr>
        <w:t xml:space="preserve"> aktom </w:t>
      </w:r>
      <w:r w:rsidRPr="739C9FC9">
        <w:rPr>
          <w:rFonts w:ascii="Calibri" w:eastAsia="Calibri" w:hAnsi="Calibri" w:cs="Calibri"/>
          <w:i/>
          <w:sz w:val="24"/>
          <w:szCs w:val="24"/>
          <w:lang w:val="sl"/>
        </w:rPr>
        <w:t>Županove Micke</w:t>
      </w:r>
      <w:r w:rsidRPr="3E4D22A9">
        <w:rPr>
          <w:rFonts w:ascii="Calibri" w:eastAsia="Calibri" w:hAnsi="Calibri" w:cs="Calibri"/>
          <w:sz w:val="24"/>
          <w:szCs w:val="24"/>
          <w:lang w:val="sl"/>
        </w:rPr>
        <w:t xml:space="preserve"> večja kot med posameznima aktoma </w:t>
      </w:r>
      <w:r w:rsidRPr="739C9FC9">
        <w:rPr>
          <w:rFonts w:ascii="Calibri" w:eastAsia="Calibri" w:hAnsi="Calibri" w:cs="Calibri"/>
          <w:i/>
          <w:sz w:val="24"/>
          <w:szCs w:val="24"/>
          <w:lang w:val="sl"/>
        </w:rPr>
        <w:t>Županove Micke</w:t>
      </w:r>
      <w:r w:rsidRPr="3E4D22A9">
        <w:rPr>
          <w:rFonts w:ascii="Calibri" w:eastAsia="Calibri" w:hAnsi="Calibri" w:cs="Calibri"/>
          <w:sz w:val="24"/>
          <w:szCs w:val="24"/>
          <w:lang w:val="sl"/>
        </w:rPr>
        <w:t xml:space="preserve">. Kljub temu pa je </w:t>
      </w:r>
      <w:r w:rsidRPr="739C9FC9">
        <w:rPr>
          <w:rFonts w:ascii="Calibri" w:eastAsia="Calibri" w:hAnsi="Calibri" w:cs="Calibri"/>
          <w:i/>
          <w:sz w:val="24"/>
          <w:szCs w:val="24"/>
          <w:lang w:val="sl"/>
        </w:rPr>
        <w:t xml:space="preserve">Županova </w:t>
      </w:r>
      <w:r w:rsidR="007545F2" w:rsidRPr="739C9FC9">
        <w:rPr>
          <w:rFonts w:ascii="Calibri" w:eastAsia="Calibri" w:hAnsi="Calibri" w:cs="Calibri"/>
          <w:i/>
          <w:iCs/>
          <w:sz w:val="24"/>
          <w:szCs w:val="24"/>
          <w:lang w:val="sl"/>
        </w:rPr>
        <w:t>M</w:t>
      </w:r>
      <w:r w:rsidRPr="739C9FC9">
        <w:rPr>
          <w:rFonts w:ascii="Calibri" w:eastAsia="Calibri" w:hAnsi="Calibri" w:cs="Calibri"/>
          <w:i/>
          <w:iCs/>
          <w:sz w:val="24"/>
          <w:szCs w:val="24"/>
          <w:lang w:val="sl"/>
        </w:rPr>
        <w:t>icka</w:t>
      </w:r>
      <w:r w:rsidRPr="3E4D22A9">
        <w:rPr>
          <w:rFonts w:ascii="Calibri" w:eastAsia="Calibri" w:hAnsi="Calibri" w:cs="Calibri"/>
          <w:sz w:val="24"/>
          <w:szCs w:val="24"/>
          <w:lang w:val="sl"/>
        </w:rPr>
        <w:t xml:space="preserve"> še vedno bolj pozitivno kot </w:t>
      </w:r>
      <w:r w:rsidRPr="739C9FC9">
        <w:rPr>
          <w:rFonts w:ascii="Calibri" w:eastAsia="Calibri" w:hAnsi="Calibri" w:cs="Calibri"/>
          <w:i/>
          <w:sz w:val="24"/>
          <w:szCs w:val="24"/>
          <w:lang w:val="sl"/>
        </w:rPr>
        <w:t>Ta veseli dan ali Matiček se ženi</w:t>
      </w:r>
      <w:r w:rsidRPr="3E4D22A9">
        <w:rPr>
          <w:rFonts w:ascii="Calibri" w:eastAsia="Calibri" w:hAnsi="Calibri" w:cs="Calibri"/>
          <w:sz w:val="24"/>
          <w:szCs w:val="24"/>
          <w:lang w:val="sl"/>
        </w:rPr>
        <w:t xml:space="preserve">. Izbrani besedili se med zbranimi deli pisateljev najbolj ujemata z besedili Ivana Cankarja. </w:t>
      </w:r>
    </w:p>
    <w:p w14:paraId="33B5C277" w14:textId="77777777" w:rsidR="00505B5F" w:rsidRDefault="00505B5F" w:rsidP="00505B5F">
      <w:pPr>
        <w:keepNext/>
        <w:spacing w:line="360" w:lineRule="auto"/>
        <w:jc w:val="both"/>
        <w:rPr>
          <w:sz w:val="24"/>
          <w:szCs w:val="24"/>
        </w:rPr>
      </w:pPr>
      <w:r w:rsidRPr="3828A9F6">
        <w:rPr>
          <w:rFonts w:ascii="Calibri" w:eastAsia="Calibri" w:hAnsi="Calibri" w:cs="Calibri"/>
          <w:sz w:val="24"/>
          <w:szCs w:val="24"/>
          <w:lang w:val="sl"/>
        </w:rPr>
        <w:t xml:space="preserve"> </w:t>
      </w:r>
      <w:r>
        <w:rPr>
          <w:noProof/>
        </w:rPr>
        <w:drawing>
          <wp:inline distT="0" distB="0" distL="0" distR="0" wp14:anchorId="0B214916" wp14:editId="1585884F">
            <wp:extent cx="4171950" cy="2362200"/>
            <wp:effectExtent l="0" t="0" r="0" b="0"/>
            <wp:docPr id="742790165" name="Slika 74279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742790165"/>
                    <pic:cNvPicPr/>
                  </pic:nvPicPr>
                  <pic:blipFill>
                    <a:blip r:embed="rId52">
                      <a:extLst>
                        <a:ext uri="{28A0092B-C50C-407E-A947-70E740481C1C}">
                          <a14:useLocalDpi xmlns:a14="http://schemas.microsoft.com/office/drawing/2010/main" val="0"/>
                        </a:ext>
                      </a:extLst>
                    </a:blip>
                    <a:stretch>
                      <a:fillRect/>
                    </a:stretch>
                  </pic:blipFill>
                  <pic:spPr>
                    <a:xfrm>
                      <a:off x="0" y="0"/>
                      <a:ext cx="4171950" cy="2362200"/>
                    </a:xfrm>
                    <a:prstGeom prst="rect">
                      <a:avLst/>
                    </a:prstGeom>
                  </pic:spPr>
                </pic:pic>
              </a:graphicData>
            </a:graphic>
          </wp:inline>
        </w:drawing>
      </w:r>
    </w:p>
    <w:p w14:paraId="5EF22925" w14:textId="0D5A1FEF" w:rsidR="00505B5F" w:rsidRPr="00505B5F" w:rsidRDefault="00505B5F" w:rsidP="00505B5F">
      <w:pPr>
        <w:pStyle w:val="Caption"/>
        <w:spacing w:line="360" w:lineRule="auto"/>
        <w:jc w:val="both"/>
      </w:pPr>
      <w:bookmarkStart w:id="140" w:name="_Toc68892119"/>
      <w:r w:rsidRPr="00505B5F">
        <w:t xml:space="preserve">Slika </w:t>
      </w:r>
      <w:r w:rsidRPr="00505B5F">
        <w:fldChar w:fldCharType="begin"/>
      </w:r>
      <w:r w:rsidRPr="00505B5F">
        <w:instrText xml:space="preserve"> SEQ Slika \* ARABIC </w:instrText>
      </w:r>
      <w:r w:rsidRPr="00505B5F">
        <w:fldChar w:fldCharType="separate"/>
      </w:r>
      <w:r w:rsidR="004A7911">
        <w:rPr>
          <w:noProof/>
        </w:rPr>
        <w:t>32</w:t>
      </w:r>
      <w:r w:rsidRPr="00505B5F">
        <w:fldChar w:fldCharType="end"/>
      </w:r>
      <w:r w:rsidRPr="00505B5F">
        <w:t>: Prikaz sentimentalne analize besedil Antona Tomaža Linharta</w:t>
      </w:r>
      <w:bookmarkEnd w:id="140"/>
    </w:p>
    <w:p w14:paraId="2BD9BC6C" w14:textId="3CDDA9C6" w:rsidR="00505B5F" w:rsidRPr="00505B5F" w:rsidRDefault="00D07788" w:rsidP="00505B5F">
      <w:r>
        <w:br w:type="page"/>
      </w:r>
    </w:p>
    <w:p w14:paraId="4ADFE67E" w14:textId="2CDAA295" w:rsidR="009711F1" w:rsidRPr="00427720" w:rsidRDefault="009711F1" w:rsidP="00D12D66">
      <w:pPr>
        <w:pStyle w:val="Heading1"/>
      </w:pPr>
      <w:bookmarkStart w:id="141" w:name="_Toc68642442"/>
      <w:bookmarkStart w:id="142" w:name="_Toc68892158"/>
      <w:r w:rsidRPr="00427720">
        <w:lastRenderedPageBreak/>
        <w:t>Razprava</w:t>
      </w:r>
      <w:bookmarkEnd w:id="141"/>
      <w:bookmarkEnd w:id="142"/>
    </w:p>
    <w:p w14:paraId="523234FE" w14:textId="4B4AEE94" w:rsidR="00316C25" w:rsidRPr="009201FC" w:rsidRDefault="00316C25" w:rsidP="00316C25">
      <w:pPr>
        <w:spacing w:line="360" w:lineRule="auto"/>
        <w:jc w:val="both"/>
        <w:rPr>
          <w:sz w:val="24"/>
          <w:szCs w:val="24"/>
        </w:rPr>
      </w:pPr>
      <w:r w:rsidRPr="33FED43C">
        <w:rPr>
          <w:sz w:val="24"/>
          <w:szCs w:val="24"/>
        </w:rPr>
        <w:t xml:space="preserve">V nalogi smo ugotavljali kredibilnost programa Orange pri </w:t>
      </w:r>
      <w:r w:rsidR="00AB34CD">
        <w:rPr>
          <w:sz w:val="24"/>
          <w:szCs w:val="24"/>
        </w:rPr>
        <w:t>analizi</w:t>
      </w:r>
      <w:r w:rsidR="008725F5">
        <w:rPr>
          <w:sz w:val="24"/>
          <w:szCs w:val="24"/>
        </w:rPr>
        <w:t xml:space="preserve"> oz. podatkovnem rudarjenju</w:t>
      </w:r>
      <w:r w:rsidR="00AB34CD" w:rsidRPr="33FED43C">
        <w:rPr>
          <w:sz w:val="24"/>
          <w:szCs w:val="24"/>
        </w:rPr>
        <w:t xml:space="preserve"> </w:t>
      </w:r>
      <w:r w:rsidRPr="33FED43C">
        <w:rPr>
          <w:sz w:val="24"/>
          <w:szCs w:val="24"/>
        </w:rPr>
        <w:t>različnih književnih del (</w:t>
      </w:r>
      <w:r w:rsidR="00706880">
        <w:rPr>
          <w:sz w:val="24"/>
          <w:szCs w:val="24"/>
        </w:rPr>
        <w:t>angl.</w:t>
      </w:r>
      <w:r w:rsidRPr="33FED43C">
        <w:rPr>
          <w:sz w:val="24"/>
          <w:szCs w:val="24"/>
        </w:rPr>
        <w:t xml:space="preserve"> </w:t>
      </w:r>
      <w:r w:rsidR="0086315E">
        <w:rPr>
          <w:sz w:val="24"/>
          <w:szCs w:val="24"/>
        </w:rPr>
        <w:t>t</w:t>
      </w:r>
      <w:r w:rsidRPr="33FED43C">
        <w:rPr>
          <w:sz w:val="24"/>
          <w:szCs w:val="24"/>
        </w:rPr>
        <w:t xml:space="preserve">ext mining). Medtem ko </w:t>
      </w:r>
      <w:r w:rsidR="008725F5">
        <w:rPr>
          <w:sz w:val="24"/>
          <w:szCs w:val="24"/>
        </w:rPr>
        <w:t xml:space="preserve">so </w:t>
      </w:r>
      <w:r w:rsidRPr="33FED43C">
        <w:rPr>
          <w:sz w:val="24"/>
          <w:szCs w:val="24"/>
        </w:rPr>
        <w:t xml:space="preserve">v </w:t>
      </w:r>
      <w:r w:rsidR="008725F5">
        <w:rPr>
          <w:sz w:val="24"/>
          <w:szCs w:val="24"/>
        </w:rPr>
        <w:t xml:space="preserve">liriki </w:t>
      </w:r>
      <w:r w:rsidRPr="33FED43C">
        <w:rPr>
          <w:sz w:val="24"/>
          <w:szCs w:val="24"/>
        </w:rPr>
        <w:t>besede</w:t>
      </w:r>
      <w:r w:rsidR="008725F5">
        <w:rPr>
          <w:sz w:val="24"/>
          <w:szCs w:val="24"/>
        </w:rPr>
        <w:t>,</w:t>
      </w:r>
      <w:r w:rsidRPr="33FED43C">
        <w:rPr>
          <w:sz w:val="24"/>
          <w:szCs w:val="24"/>
        </w:rPr>
        <w:t xml:space="preserve"> ki imajo lahko več pomenov</w:t>
      </w:r>
      <w:r w:rsidR="001931C0">
        <w:rPr>
          <w:sz w:val="24"/>
          <w:szCs w:val="24"/>
        </w:rPr>
        <w:t>,</w:t>
      </w:r>
      <w:r w:rsidRPr="33FED43C">
        <w:rPr>
          <w:sz w:val="24"/>
          <w:szCs w:val="24"/>
        </w:rPr>
        <w:t xml:space="preserve"> </w:t>
      </w:r>
      <w:r w:rsidRPr="739C9FC9">
        <w:rPr>
          <w:sz w:val="24"/>
          <w:szCs w:val="24"/>
        </w:rPr>
        <w:t>s</w:t>
      </w:r>
      <w:r w:rsidR="001931C0" w:rsidRPr="739C9FC9">
        <w:rPr>
          <w:sz w:val="24"/>
          <w:szCs w:val="24"/>
        </w:rPr>
        <w:t>o</w:t>
      </w:r>
      <w:r w:rsidRPr="33FED43C">
        <w:rPr>
          <w:sz w:val="24"/>
          <w:szCs w:val="24"/>
        </w:rPr>
        <w:t xml:space="preserve"> v </w:t>
      </w:r>
      <w:r w:rsidR="001931C0">
        <w:rPr>
          <w:sz w:val="24"/>
          <w:szCs w:val="24"/>
        </w:rPr>
        <w:t xml:space="preserve">epiki in dramatiki prisotne </w:t>
      </w:r>
      <w:r w:rsidRPr="33FED43C">
        <w:rPr>
          <w:sz w:val="24"/>
          <w:szCs w:val="24"/>
        </w:rPr>
        <w:t xml:space="preserve">besede, </w:t>
      </w:r>
      <w:r w:rsidR="008245F3">
        <w:rPr>
          <w:sz w:val="24"/>
          <w:szCs w:val="24"/>
        </w:rPr>
        <w:t xml:space="preserve">na katerih lahko izvedemo </w:t>
      </w:r>
      <w:r w:rsidR="008245F3" w:rsidRPr="739C9FC9">
        <w:rPr>
          <w:sz w:val="24"/>
          <w:szCs w:val="24"/>
        </w:rPr>
        <w:t>zanesl</w:t>
      </w:r>
      <w:r w:rsidR="00DB7124" w:rsidRPr="739C9FC9">
        <w:rPr>
          <w:sz w:val="24"/>
          <w:szCs w:val="24"/>
        </w:rPr>
        <w:t>j</w:t>
      </w:r>
      <w:r w:rsidR="008245F3" w:rsidRPr="739C9FC9">
        <w:rPr>
          <w:sz w:val="24"/>
          <w:szCs w:val="24"/>
        </w:rPr>
        <w:t>ivej</w:t>
      </w:r>
      <w:r w:rsidR="00DB7124" w:rsidRPr="739C9FC9">
        <w:rPr>
          <w:sz w:val="24"/>
          <w:szCs w:val="24"/>
        </w:rPr>
        <w:t>š</w:t>
      </w:r>
      <w:r w:rsidR="008245F3" w:rsidRPr="739C9FC9">
        <w:rPr>
          <w:sz w:val="24"/>
          <w:szCs w:val="24"/>
        </w:rPr>
        <w:t>o</w:t>
      </w:r>
      <w:r w:rsidRPr="33FED43C">
        <w:rPr>
          <w:sz w:val="24"/>
          <w:szCs w:val="24"/>
        </w:rPr>
        <w:t xml:space="preserve"> sentimentalno analizo</w:t>
      </w:r>
      <w:r w:rsidRPr="739C9FC9">
        <w:rPr>
          <w:sz w:val="24"/>
          <w:szCs w:val="24"/>
        </w:rPr>
        <w:t>.</w:t>
      </w:r>
      <w:r w:rsidRPr="33FED43C">
        <w:rPr>
          <w:sz w:val="24"/>
          <w:szCs w:val="24"/>
        </w:rPr>
        <w:t xml:space="preserve"> </w:t>
      </w:r>
      <w:r w:rsidR="00B85F7B">
        <w:rPr>
          <w:sz w:val="24"/>
          <w:szCs w:val="24"/>
        </w:rPr>
        <w:t>Daljša besedila, kot so proze omogočajo bolj natančno</w:t>
      </w:r>
      <w:r w:rsidRPr="33FED43C">
        <w:rPr>
          <w:sz w:val="24"/>
          <w:szCs w:val="24"/>
        </w:rPr>
        <w:t xml:space="preserve"> štetje besed </w:t>
      </w:r>
      <w:r w:rsidR="00B85F7B">
        <w:rPr>
          <w:sz w:val="24"/>
          <w:szCs w:val="24"/>
        </w:rPr>
        <w:t>ter ujemanja bistva besedila.</w:t>
      </w:r>
      <w:r w:rsidRPr="33FED43C">
        <w:rPr>
          <w:sz w:val="24"/>
          <w:szCs w:val="24"/>
        </w:rPr>
        <w:t xml:space="preserve"> </w:t>
      </w:r>
      <w:r w:rsidR="00502932">
        <w:rPr>
          <w:sz w:val="24"/>
          <w:szCs w:val="24"/>
        </w:rPr>
        <w:t>B</w:t>
      </w:r>
      <w:r w:rsidRPr="33FED43C">
        <w:rPr>
          <w:sz w:val="24"/>
          <w:szCs w:val="24"/>
        </w:rPr>
        <w:t xml:space="preserve">esedila vsebujejo tudi </w:t>
      </w:r>
      <w:r w:rsidR="00746743">
        <w:rPr>
          <w:sz w:val="24"/>
          <w:szCs w:val="24"/>
        </w:rPr>
        <w:t>naglasna znamenja</w:t>
      </w:r>
      <w:r w:rsidRPr="33FED43C">
        <w:rPr>
          <w:sz w:val="24"/>
          <w:szCs w:val="24"/>
        </w:rPr>
        <w:t xml:space="preserve">, ki jih je </w:t>
      </w:r>
      <w:r w:rsidR="00746743">
        <w:rPr>
          <w:sz w:val="24"/>
          <w:szCs w:val="24"/>
        </w:rPr>
        <w:t>treba</w:t>
      </w:r>
      <w:r w:rsidRPr="33FED43C">
        <w:rPr>
          <w:sz w:val="24"/>
          <w:szCs w:val="24"/>
        </w:rPr>
        <w:t xml:space="preserve"> </w:t>
      </w:r>
      <w:r w:rsidR="00746743">
        <w:rPr>
          <w:sz w:val="24"/>
          <w:szCs w:val="24"/>
        </w:rPr>
        <w:t>odstraniti</w:t>
      </w:r>
      <w:r w:rsidRPr="33FED43C">
        <w:rPr>
          <w:sz w:val="24"/>
          <w:szCs w:val="24"/>
        </w:rPr>
        <w:t xml:space="preserve">, saj </w:t>
      </w:r>
      <w:r w:rsidR="007508B4">
        <w:rPr>
          <w:sz w:val="24"/>
          <w:szCs w:val="24"/>
        </w:rPr>
        <w:t>jih program nato smatra za različne besede</w:t>
      </w:r>
      <w:r w:rsidRPr="33FED43C">
        <w:rPr>
          <w:sz w:val="24"/>
          <w:szCs w:val="24"/>
        </w:rPr>
        <w:t xml:space="preserve">. Pri prebiranju rezultatov je </w:t>
      </w:r>
      <w:r w:rsidR="0086315E">
        <w:rPr>
          <w:sz w:val="24"/>
          <w:szCs w:val="24"/>
        </w:rPr>
        <w:t>treba</w:t>
      </w:r>
      <w:r w:rsidRPr="33FED43C">
        <w:rPr>
          <w:sz w:val="24"/>
          <w:szCs w:val="24"/>
        </w:rPr>
        <w:t xml:space="preserve"> biti pozoren na napačne rezultate oz. </w:t>
      </w:r>
      <w:r w:rsidR="0086315E">
        <w:rPr>
          <w:sz w:val="24"/>
          <w:szCs w:val="24"/>
        </w:rPr>
        <w:t>j</w:t>
      </w:r>
      <w:r w:rsidRPr="33FED43C">
        <w:rPr>
          <w:sz w:val="24"/>
          <w:szCs w:val="24"/>
        </w:rPr>
        <w:t xml:space="preserve">e </w:t>
      </w:r>
      <w:r w:rsidR="0086315E">
        <w:rPr>
          <w:sz w:val="24"/>
          <w:szCs w:val="24"/>
        </w:rPr>
        <w:t xml:space="preserve">treba </w:t>
      </w:r>
      <w:r w:rsidRPr="33FED43C">
        <w:rPr>
          <w:sz w:val="24"/>
          <w:szCs w:val="24"/>
        </w:rPr>
        <w:t xml:space="preserve">biti kritičen do pridobljenih </w:t>
      </w:r>
      <w:r w:rsidRPr="009201FC">
        <w:rPr>
          <w:sz w:val="24"/>
          <w:szCs w:val="24"/>
        </w:rPr>
        <w:t>rezultatov</w:t>
      </w:r>
      <w:r w:rsidR="0086315E">
        <w:rPr>
          <w:sz w:val="24"/>
          <w:szCs w:val="24"/>
        </w:rPr>
        <w:t>,</w:t>
      </w:r>
      <w:r w:rsidRPr="009201FC">
        <w:rPr>
          <w:sz w:val="24"/>
          <w:szCs w:val="24"/>
        </w:rPr>
        <w:t xml:space="preserve"> saj so ti lahko zavajajoči.</w:t>
      </w:r>
    </w:p>
    <w:p w14:paraId="05BCA43C" w14:textId="77777777" w:rsidR="00BB1659" w:rsidRPr="00706880" w:rsidRDefault="00BB1659" w:rsidP="00DE35BD">
      <w:pPr>
        <w:pStyle w:val="paragraph"/>
        <w:numPr>
          <w:ilvl w:val="0"/>
          <w:numId w:val="15"/>
        </w:numPr>
        <w:tabs>
          <w:tab w:val="clear" w:pos="785"/>
          <w:tab w:val="left" w:pos="426"/>
        </w:tabs>
        <w:spacing w:before="0" w:beforeAutospacing="0" w:after="0" w:afterAutospacing="0" w:line="360" w:lineRule="auto"/>
        <w:ind w:left="0" w:firstLine="0"/>
        <w:jc w:val="both"/>
        <w:textAlignment w:val="baseline"/>
        <w:rPr>
          <w:rStyle w:val="eop"/>
          <w:rFonts w:ascii="Calibri" w:hAnsi="Calibri" w:cs="Calibri"/>
          <w:b/>
          <w:bCs/>
          <w:lang w:val="sl-SI"/>
        </w:rPr>
      </w:pPr>
      <w:r w:rsidRPr="00706880">
        <w:rPr>
          <w:rStyle w:val="normaltextrun"/>
          <w:rFonts w:ascii="Calibri" w:hAnsi="Calibri" w:cs="Calibri"/>
          <w:b/>
          <w:bCs/>
          <w:lang w:val="sl-SI"/>
        </w:rPr>
        <w:t>Je uporaba programa </w:t>
      </w:r>
      <w:r w:rsidRPr="00706880">
        <w:rPr>
          <w:rStyle w:val="spellingerror"/>
          <w:rFonts w:ascii="Calibri" w:eastAsiaTheme="majorEastAsia" w:hAnsi="Calibri" w:cs="Calibri"/>
          <w:b/>
          <w:bCs/>
          <w:lang w:val="sl-SI"/>
        </w:rPr>
        <w:t>Orange</w:t>
      </w:r>
      <w:r w:rsidRPr="00706880">
        <w:rPr>
          <w:rStyle w:val="normaltextrun"/>
          <w:rFonts w:ascii="Calibri" w:hAnsi="Calibri" w:cs="Calibri"/>
          <w:b/>
          <w:bCs/>
          <w:lang w:val="sl-SI"/>
        </w:rPr>
        <w:t> smiselna za analizo slovenskih šolskih besedil?</w:t>
      </w:r>
      <w:r w:rsidRPr="00706880">
        <w:rPr>
          <w:rStyle w:val="eop"/>
          <w:rFonts w:ascii="Calibri" w:eastAsiaTheme="majorEastAsia" w:hAnsi="Calibri" w:cs="Calibri"/>
          <w:b/>
          <w:bCs/>
          <w:lang w:val="sl-SI"/>
        </w:rPr>
        <w:t> </w:t>
      </w:r>
    </w:p>
    <w:p w14:paraId="30F53637" w14:textId="4FEAB344" w:rsidR="00BB1659" w:rsidRPr="005451BE" w:rsidRDefault="00BB1659" w:rsidP="00BB1659">
      <w:pPr>
        <w:pStyle w:val="paragraph"/>
        <w:spacing w:before="0" w:beforeAutospacing="0" w:after="0" w:afterAutospacing="0" w:line="360" w:lineRule="auto"/>
        <w:jc w:val="both"/>
        <w:textAlignment w:val="baseline"/>
        <w:rPr>
          <w:rStyle w:val="eop"/>
          <w:rFonts w:ascii="Calibri" w:hAnsi="Calibri" w:cs="Calibri"/>
          <w:lang w:val="sl-SI"/>
        </w:rPr>
      </w:pPr>
      <w:r w:rsidRPr="005451BE">
        <w:rPr>
          <w:rStyle w:val="eop"/>
          <w:rFonts w:ascii="Calibri" w:hAnsi="Calibri" w:cs="Calibri"/>
          <w:lang w:val="sl-SI"/>
        </w:rPr>
        <w:t xml:space="preserve">Uporaba programa Orange za analizo slovenskih šolskih besedil je smiselna. V šoli se pri slovenščini učimo razumevanja ter opisovanja prebranega. </w:t>
      </w:r>
      <w:r w:rsidR="00EA54AD">
        <w:rPr>
          <w:rStyle w:val="eop"/>
          <w:rFonts w:ascii="Calibri" w:hAnsi="Calibri" w:cs="Calibri"/>
          <w:lang w:val="sl-SI"/>
        </w:rPr>
        <w:t>S</w:t>
      </w:r>
      <w:r w:rsidRPr="005451BE">
        <w:rPr>
          <w:rStyle w:val="eop"/>
          <w:rFonts w:ascii="Calibri" w:hAnsi="Calibri" w:cs="Calibri"/>
          <w:lang w:val="sl-SI"/>
        </w:rPr>
        <w:t xml:space="preserve"> pomočjo Orange programa lahko šolarji pred prebiranjem besedila ugotovijo</w:t>
      </w:r>
      <w:r w:rsidR="00EA54AD">
        <w:rPr>
          <w:rStyle w:val="eop"/>
          <w:rFonts w:ascii="Calibri" w:hAnsi="Calibri" w:cs="Calibri"/>
          <w:lang w:val="sl-SI"/>
        </w:rPr>
        <w:t>,</w:t>
      </w:r>
      <w:r w:rsidRPr="005451BE">
        <w:rPr>
          <w:rStyle w:val="eop"/>
          <w:rFonts w:ascii="Calibri" w:hAnsi="Calibri" w:cs="Calibri"/>
          <w:lang w:val="sl-SI"/>
        </w:rPr>
        <w:t xml:space="preserve"> na katere stvari je </w:t>
      </w:r>
      <w:r w:rsidR="008E3908">
        <w:rPr>
          <w:rStyle w:val="eop"/>
          <w:rFonts w:ascii="Calibri" w:hAnsi="Calibri" w:cs="Calibri"/>
          <w:lang w:val="sl-SI"/>
        </w:rPr>
        <w:t xml:space="preserve">dobro </w:t>
      </w:r>
      <w:r w:rsidRPr="005451BE">
        <w:rPr>
          <w:rStyle w:val="eop"/>
          <w:rFonts w:ascii="Calibri" w:hAnsi="Calibri" w:cs="Calibri"/>
          <w:lang w:val="sl-SI"/>
        </w:rPr>
        <w:t xml:space="preserve">biti pozoren pri branju. </w:t>
      </w:r>
      <w:r w:rsidR="008E3908">
        <w:rPr>
          <w:rStyle w:val="eop"/>
          <w:rFonts w:ascii="Calibri" w:hAnsi="Calibri" w:cs="Calibri"/>
          <w:lang w:val="sl-SI"/>
        </w:rPr>
        <w:t>Z rezultati podatkovnega rudarjenja</w:t>
      </w:r>
      <w:r w:rsidRPr="005451BE">
        <w:rPr>
          <w:rStyle w:val="eop"/>
          <w:rFonts w:ascii="Calibri" w:hAnsi="Calibri" w:cs="Calibri"/>
          <w:lang w:val="sl-SI"/>
        </w:rPr>
        <w:t xml:space="preserve"> si lahko pomagajo </w:t>
      </w:r>
      <w:r w:rsidR="008E3908">
        <w:rPr>
          <w:rStyle w:val="eop"/>
          <w:rFonts w:ascii="Calibri" w:hAnsi="Calibri" w:cs="Calibri"/>
          <w:lang w:val="sl-SI"/>
        </w:rPr>
        <w:t xml:space="preserve">pri </w:t>
      </w:r>
      <w:r w:rsidRPr="005451BE">
        <w:rPr>
          <w:rStyle w:val="eop"/>
          <w:rFonts w:ascii="Calibri" w:hAnsi="Calibri" w:cs="Calibri"/>
          <w:lang w:val="sl-SI"/>
        </w:rPr>
        <w:t>pisa</w:t>
      </w:r>
      <w:r w:rsidR="008E3908">
        <w:rPr>
          <w:rStyle w:val="eop"/>
          <w:rFonts w:ascii="Calibri" w:hAnsi="Calibri" w:cs="Calibri"/>
          <w:lang w:val="sl-SI"/>
        </w:rPr>
        <w:t>nju</w:t>
      </w:r>
      <w:r w:rsidRPr="005451BE">
        <w:rPr>
          <w:rStyle w:val="eop"/>
          <w:rFonts w:ascii="Calibri" w:hAnsi="Calibri" w:cs="Calibri"/>
          <w:lang w:val="sl-SI"/>
        </w:rPr>
        <w:t xml:space="preserve"> obnove, povzetk</w:t>
      </w:r>
      <w:r w:rsidR="008E3908">
        <w:rPr>
          <w:rStyle w:val="eop"/>
          <w:rFonts w:ascii="Calibri" w:hAnsi="Calibri" w:cs="Calibri"/>
          <w:lang w:val="sl-SI"/>
        </w:rPr>
        <w:t>a</w:t>
      </w:r>
      <w:r w:rsidRPr="005451BE">
        <w:rPr>
          <w:rStyle w:val="eop"/>
          <w:rFonts w:ascii="Calibri" w:hAnsi="Calibri" w:cs="Calibri"/>
          <w:lang w:val="sl-SI"/>
        </w:rPr>
        <w:t xml:space="preserve"> ali druga besedila, ki se navezujejo na procesirano besedilo. Omogoča tudi vidno reprezentacijo čustev ter uporabo besed v besedilu in s tem lahko lažje določijo književno zvrst oz. obdobje literarnega dela.</w:t>
      </w:r>
    </w:p>
    <w:p w14:paraId="4A2D9A19" w14:textId="77777777" w:rsidR="00BB1659" w:rsidRPr="00843DBA" w:rsidRDefault="00BB1659" w:rsidP="00BB1659">
      <w:pPr>
        <w:pStyle w:val="paragraph"/>
        <w:spacing w:before="0" w:beforeAutospacing="0" w:after="0" w:afterAutospacing="0" w:line="360" w:lineRule="auto"/>
        <w:jc w:val="both"/>
        <w:textAlignment w:val="baseline"/>
        <w:rPr>
          <w:rFonts w:ascii="Calibri" w:hAnsi="Calibri" w:cs="Calibri"/>
          <w:lang w:val="sl-SI"/>
        </w:rPr>
      </w:pPr>
    </w:p>
    <w:p w14:paraId="527D7AD0" w14:textId="77777777" w:rsidR="00BB1659" w:rsidRPr="00706880" w:rsidRDefault="00BB1659" w:rsidP="00DE35BD">
      <w:pPr>
        <w:pStyle w:val="paragraph"/>
        <w:numPr>
          <w:ilvl w:val="0"/>
          <w:numId w:val="15"/>
        </w:numPr>
        <w:tabs>
          <w:tab w:val="clear" w:pos="785"/>
          <w:tab w:val="left" w:pos="426"/>
        </w:tabs>
        <w:spacing w:before="0" w:beforeAutospacing="0" w:after="0" w:afterAutospacing="0" w:line="360" w:lineRule="auto"/>
        <w:ind w:left="0" w:firstLine="0"/>
        <w:jc w:val="both"/>
        <w:textAlignment w:val="baseline"/>
        <w:rPr>
          <w:rStyle w:val="eop"/>
          <w:rFonts w:ascii="Calibri" w:hAnsi="Calibri" w:cs="Calibri"/>
          <w:b/>
          <w:bCs/>
          <w:lang w:val="sl-SI"/>
        </w:rPr>
      </w:pPr>
      <w:r w:rsidRPr="00706880">
        <w:rPr>
          <w:rStyle w:val="normaltextrun"/>
          <w:rFonts w:ascii="Calibri" w:hAnsi="Calibri" w:cs="Calibri"/>
          <w:b/>
          <w:bCs/>
          <w:lang w:val="sl-SI"/>
        </w:rPr>
        <w:t>Ali so podatki pridobljeni pri analizi slovenskih literarnih del z programom </w:t>
      </w:r>
      <w:r w:rsidRPr="00706880">
        <w:rPr>
          <w:rStyle w:val="spellingerror"/>
          <w:rFonts w:ascii="Calibri" w:eastAsiaTheme="majorEastAsia" w:hAnsi="Calibri" w:cs="Calibri"/>
          <w:b/>
          <w:bCs/>
          <w:lang w:val="sl-SI"/>
        </w:rPr>
        <w:t>Orange</w:t>
      </w:r>
      <w:r w:rsidRPr="00706880">
        <w:rPr>
          <w:rStyle w:val="normaltextrun"/>
          <w:rFonts w:ascii="Calibri" w:hAnsi="Calibri" w:cs="Calibri"/>
          <w:b/>
          <w:bCs/>
          <w:lang w:val="sl-SI"/>
        </w:rPr>
        <w:t> zanesljivi?</w:t>
      </w:r>
      <w:r w:rsidRPr="00706880">
        <w:rPr>
          <w:rStyle w:val="eop"/>
          <w:rFonts w:ascii="Calibri" w:eastAsiaTheme="majorEastAsia" w:hAnsi="Calibri" w:cs="Calibri"/>
          <w:b/>
          <w:bCs/>
          <w:lang w:val="sl-SI"/>
        </w:rPr>
        <w:t> </w:t>
      </w:r>
    </w:p>
    <w:p w14:paraId="32DD4D36" w14:textId="2AB5477C" w:rsidR="00BB1659" w:rsidRDefault="00BB1659" w:rsidP="00BB1659">
      <w:pPr>
        <w:pStyle w:val="paragraph"/>
        <w:spacing w:before="0" w:beforeAutospacing="0" w:after="0" w:afterAutospacing="0" w:line="360" w:lineRule="auto"/>
        <w:jc w:val="both"/>
        <w:textAlignment w:val="baseline"/>
        <w:rPr>
          <w:rStyle w:val="eop"/>
          <w:rFonts w:ascii="Calibri" w:hAnsi="Calibri" w:cs="Calibri"/>
          <w:lang w:val="sl-SI"/>
        </w:rPr>
      </w:pPr>
      <w:r>
        <w:rPr>
          <w:rStyle w:val="eop"/>
          <w:rFonts w:ascii="Calibri" w:hAnsi="Calibri" w:cs="Calibri"/>
          <w:lang w:val="sl-SI"/>
        </w:rPr>
        <w:t xml:space="preserve">Program prikazuje večinoma zanesljive podatke, problemi se pojavljajo pri visoki </w:t>
      </w:r>
      <w:r w:rsidR="009E2CB3">
        <w:rPr>
          <w:rStyle w:val="eop"/>
          <w:rFonts w:ascii="Calibri" w:hAnsi="Calibri" w:cs="Calibri"/>
          <w:lang w:val="sl-SI"/>
        </w:rPr>
        <w:t>občutljivih modulih, saj jih moti zapis</w:t>
      </w:r>
      <w:r>
        <w:rPr>
          <w:rStyle w:val="eop"/>
          <w:rFonts w:ascii="Calibri" w:hAnsi="Calibri" w:cs="Calibri"/>
          <w:lang w:val="sl-SI"/>
        </w:rPr>
        <w:t xml:space="preserve"> besed. Pravilna </w:t>
      </w:r>
      <w:r w:rsidR="009E2CB3">
        <w:rPr>
          <w:rStyle w:val="eop"/>
          <w:rFonts w:ascii="Calibri" w:hAnsi="Calibri" w:cs="Calibri"/>
          <w:lang w:val="sl-SI"/>
        </w:rPr>
        <w:t>pred</w:t>
      </w:r>
      <w:r>
        <w:rPr>
          <w:rStyle w:val="eop"/>
          <w:rFonts w:ascii="Calibri" w:hAnsi="Calibri" w:cs="Calibri"/>
          <w:lang w:val="sl-SI"/>
        </w:rPr>
        <w:t>priprava besedila je potrebna, saj nekatera besedila vsebujejo tudi nepotrebne podatke. Mi smo sledili spodaj razloženemu postopku:</w:t>
      </w:r>
    </w:p>
    <w:p w14:paraId="6EE7EDAD" w14:textId="511B0B47" w:rsidR="00BB1659" w:rsidRDefault="00BB1659" w:rsidP="002E49E1">
      <w:pPr>
        <w:pStyle w:val="paragraph"/>
        <w:numPr>
          <w:ilvl w:val="1"/>
          <w:numId w:val="22"/>
        </w:numPr>
        <w:spacing w:before="0" w:beforeAutospacing="0" w:after="0" w:afterAutospacing="0" w:line="360" w:lineRule="auto"/>
        <w:ind w:left="709"/>
        <w:jc w:val="both"/>
        <w:textAlignment w:val="baseline"/>
        <w:rPr>
          <w:rStyle w:val="eop"/>
          <w:rFonts w:ascii="Calibri" w:hAnsi="Calibri" w:cs="Calibri"/>
          <w:lang w:val="sl-SI"/>
        </w:rPr>
      </w:pPr>
      <w:r>
        <w:rPr>
          <w:rStyle w:val="eop"/>
          <w:rFonts w:ascii="Calibri" w:hAnsi="Calibri" w:cs="Calibri"/>
          <w:lang w:val="sl-SI"/>
        </w:rPr>
        <w:t xml:space="preserve">Prenos dokumenta ter ureditev besedila v </w:t>
      </w:r>
      <w:r w:rsidR="008516D4">
        <w:rPr>
          <w:rStyle w:val="eop"/>
          <w:rFonts w:ascii="Calibri" w:hAnsi="Calibri" w:cs="Calibri"/>
          <w:lang w:val="sl-SI"/>
        </w:rPr>
        <w:t>besedilno datoteko.</w:t>
      </w:r>
    </w:p>
    <w:p w14:paraId="5295F69D" w14:textId="08A54DF4" w:rsidR="00BB1659" w:rsidRDefault="00BB1659" w:rsidP="002E49E1">
      <w:pPr>
        <w:pStyle w:val="paragraph"/>
        <w:numPr>
          <w:ilvl w:val="1"/>
          <w:numId w:val="22"/>
        </w:numPr>
        <w:spacing w:before="0" w:beforeAutospacing="0" w:after="0" w:afterAutospacing="0" w:line="360" w:lineRule="auto"/>
        <w:ind w:left="709"/>
        <w:jc w:val="both"/>
        <w:textAlignment w:val="baseline"/>
        <w:rPr>
          <w:rStyle w:val="eop"/>
          <w:rFonts w:ascii="Calibri" w:hAnsi="Calibri" w:cs="Calibri"/>
          <w:lang w:val="sl-SI"/>
        </w:rPr>
      </w:pPr>
      <w:r>
        <w:rPr>
          <w:rStyle w:val="eop"/>
          <w:rFonts w:ascii="Calibri" w:hAnsi="Calibri" w:cs="Calibri"/>
          <w:lang w:val="sl-SI"/>
        </w:rPr>
        <w:t>Zamenjava</w:t>
      </w:r>
      <w:r w:rsidR="00AE5ED8">
        <w:rPr>
          <w:rStyle w:val="eop"/>
          <w:rFonts w:ascii="Calibri" w:hAnsi="Calibri" w:cs="Calibri"/>
          <w:lang w:val="sl-SI"/>
        </w:rPr>
        <w:t xml:space="preserve"> </w:t>
      </w:r>
      <w:r>
        <w:rPr>
          <w:rStyle w:val="eop"/>
          <w:rFonts w:ascii="Calibri" w:hAnsi="Calibri" w:cs="Calibri"/>
          <w:lang w:val="sl-SI"/>
        </w:rPr>
        <w:t>naglasnih znamenj</w:t>
      </w:r>
      <w:r w:rsidR="008516D4">
        <w:rPr>
          <w:rStyle w:val="eop"/>
          <w:rFonts w:ascii="Calibri" w:hAnsi="Calibri" w:cs="Calibri"/>
          <w:lang w:val="sl-SI"/>
        </w:rPr>
        <w:t>,</w:t>
      </w:r>
      <w:r>
        <w:rPr>
          <w:rStyle w:val="eop"/>
          <w:rFonts w:ascii="Calibri" w:hAnsi="Calibri" w:cs="Calibri"/>
          <w:lang w:val="sl-SI"/>
        </w:rPr>
        <w:t xml:space="preserve"> kot so: </w:t>
      </w:r>
      <w:r w:rsidRPr="00E85528">
        <w:rPr>
          <w:rStyle w:val="eop"/>
          <w:rFonts w:ascii="Calibri" w:hAnsi="Calibri" w:cs="Calibri"/>
          <w:lang w:val="sl-SI"/>
        </w:rPr>
        <w:t>è</w:t>
      </w:r>
      <w:r>
        <w:rPr>
          <w:rStyle w:val="eop"/>
          <w:rFonts w:ascii="Calibri" w:hAnsi="Calibri" w:cs="Calibri"/>
          <w:lang w:val="sl-SI"/>
        </w:rPr>
        <w:t xml:space="preserve">, </w:t>
      </w:r>
      <w:r w:rsidRPr="00E85528">
        <w:rPr>
          <w:rStyle w:val="eop"/>
          <w:rFonts w:ascii="Calibri" w:hAnsi="Calibri" w:cs="Calibri"/>
          <w:lang w:val="sl-SI"/>
        </w:rPr>
        <w:t>ó</w:t>
      </w:r>
      <w:r>
        <w:rPr>
          <w:rStyle w:val="eop"/>
          <w:rFonts w:ascii="Calibri" w:hAnsi="Calibri" w:cs="Calibri"/>
          <w:lang w:val="sl-SI"/>
        </w:rPr>
        <w:t xml:space="preserve">, </w:t>
      </w:r>
      <w:r w:rsidRPr="00E85528">
        <w:rPr>
          <w:rStyle w:val="eop"/>
          <w:rFonts w:ascii="Calibri" w:hAnsi="Calibri" w:cs="Calibri"/>
          <w:lang w:val="sl-SI"/>
        </w:rPr>
        <w:t>à</w:t>
      </w:r>
      <w:r>
        <w:rPr>
          <w:rStyle w:val="eop"/>
          <w:rFonts w:ascii="Calibri" w:hAnsi="Calibri" w:cs="Calibri"/>
          <w:lang w:val="sl-SI"/>
        </w:rPr>
        <w:t xml:space="preserve">, </w:t>
      </w:r>
      <w:r w:rsidRPr="00E85528">
        <w:rPr>
          <w:rStyle w:val="eop"/>
          <w:rFonts w:ascii="Calibri" w:hAnsi="Calibri" w:cs="Calibri"/>
          <w:lang w:val="sl-SI"/>
        </w:rPr>
        <w:t>í</w:t>
      </w:r>
      <w:r w:rsidR="008516D4">
        <w:rPr>
          <w:rStyle w:val="eop"/>
          <w:rFonts w:ascii="Calibri" w:hAnsi="Calibri" w:cs="Calibri"/>
          <w:lang w:val="sl-SI"/>
        </w:rPr>
        <w:t xml:space="preserve"> idr. </w:t>
      </w:r>
      <w:r>
        <w:rPr>
          <w:rStyle w:val="eop"/>
          <w:rFonts w:ascii="Calibri" w:hAnsi="Calibri" w:cs="Calibri"/>
          <w:lang w:val="sl-SI"/>
        </w:rPr>
        <w:t xml:space="preserve">Znamenja smo zamenjali s pomočjo </w:t>
      </w:r>
      <w:r w:rsidR="004F6A87">
        <w:rPr>
          <w:rStyle w:val="eop"/>
          <w:rFonts w:ascii="Calibri" w:hAnsi="Calibri" w:cs="Calibri"/>
          <w:lang w:val="sl-SI"/>
        </w:rPr>
        <w:t>Python programa</w:t>
      </w:r>
      <w:r w:rsidR="00960706">
        <w:rPr>
          <w:rStyle w:val="eop"/>
          <w:rFonts w:ascii="Calibri" w:hAnsi="Calibri" w:cs="Calibri"/>
          <w:lang w:val="sl-SI"/>
        </w:rPr>
        <w:t>, ki podpira regularne izraze,</w:t>
      </w:r>
      <w:r>
        <w:rPr>
          <w:rStyle w:val="eop"/>
          <w:rFonts w:ascii="Calibri" w:hAnsi="Calibri" w:cs="Calibri"/>
          <w:lang w:val="sl-SI"/>
        </w:rPr>
        <w:t xml:space="preserve"> v katerega smo napisali niz črk oz. besed</w:t>
      </w:r>
      <w:r w:rsidR="00960706">
        <w:rPr>
          <w:rStyle w:val="eop"/>
          <w:rFonts w:ascii="Calibri" w:hAnsi="Calibri" w:cs="Calibri"/>
          <w:lang w:val="sl-SI"/>
        </w:rPr>
        <w:t>,</w:t>
      </w:r>
      <w:r>
        <w:rPr>
          <w:rStyle w:val="eop"/>
          <w:rFonts w:ascii="Calibri" w:hAnsi="Calibri" w:cs="Calibri"/>
          <w:lang w:val="sl-SI"/>
        </w:rPr>
        <w:t xml:space="preserve"> ki smo jih želeli zamenjati</w:t>
      </w:r>
      <w:r w:rsidR="00960706">
        <w:rPr>
          <w:rStyle w:val="eop"/>
          <w:rFonts w:ascii="Calibri" w:hAnsi="Calibri" w:cs="Calibri"/>
          <w:lang w:val="sl-SI"/>
        </w:rPr>
        <w:t>,</w:t>
      </w:r>
      <w:r>
        <w:rPr>
          <w:rStyle w:val="eop"/>
          <w:rFonts w:ascii="Calibri" w:hAnsi="Calibri" w:cs="Calibri"/>
          <w:lang w:val="sl-SI"/>
        </w:rPr>
        <w:t xml:space="preserve"> in niz črk oz. besed</w:t>
      </w:r>
      <w:r w:rsidR="00960706">
        <w:rPr>
          <w:rStyle w:val="eop"/>
          <w:rFonts w:ascii="Calibri" w:hAnsi="Calibri" w:cs="Calibri"/>
          <w:lang w:val="sl-SI"/>
        </w:rPr>
        <w:t>,</w:t>
      </w:r>
      <w:r>
        <w:rPr>
          <w:rStyle w:val="eop"/>
          <w:rFonts w:ascii="Calibri" w:hAnsi="Calibri" w:cs="Calibri"/>
          <w:lang w:val="sl-SI"/>
        </w:rPr>
        <w:t xml:space="preserve"> s katerimi smo jih zamenjali. Eden izmed načinov je tudi uporaba bližnjice ctrl + h</w:t>
      </w:r>
      <w:r w:rsidDel="00AE5ED8">
        <w:rPr>
          <w:rStyle w:val="eop"/>
          <w:rFonts w:ascii="Calibri" w:hAnsi="Calibri" w:cs="Calibri"/>
          <w:lang w:val="sl-SI"/>
        </w:rPr>
        <w:t xml:space="preserve"> </w:t>
      </w:r>
      <w:r w:rsidR="0024031B">
        <w:rPr>
          <w:rStyle w:val="eop"/>
          <w:rFonts w:ascii="Calibri" w:hAnsi="Calibri" w:cs="Calibri"/>
          <w:lang w:val="sl-SI"/>
        </w:rPr>
        <w:t>v Wordu</w:t>
      </w:r>
      <w:r>
        <w:rPr>
          <w:rStyle w:val="eop"/>
          <w:rFonts w:ascii="Calibri" w:hAnsi="Calibri" w:cs="Calibri"/>
          <w:lang w:val="sl-SI"/>
        </w:rPr>
        <w:t xml:space="preserve">, </w:t>
      </w:r>
      <w:r w:rsidR="0024031B">
        <w:rPr>
          <w:rStyle w:val="eop"/>
          <w:rFonts w:ascii="Calibri" w:hAnsi="Calibri" w:cs="Calibri"/>
          <w:lang w:val="sl-SI"/>
        </w:rPr>
        <w:t xml:space="preserve">kamor </w:t>
      </w:r>
      <w:r>
        <w:rPr>
          <w:rStyle w:val="eop"/>
          <w:rFonts w:ascii="Calibri" w:hAnsi="Calibri" w:cs="Calibri"/>
          <w:lang w:val="sl-SI"/>
        </w:rPr>
        <w:t xml:space="preserve">je </w:t>
      </w:r>
      <w:r w:rsidR="0024031B">
        <w:rPr>
          <w:rStyle w:val="eop"/>
          <w:rFonts w:ascii="Calibri" w:hAnsi="Calibri" w:cs="Calibri"/>
          <w:lang w:val="sl-SI"/>
        </w:rPr>
        <w:t xml:space="preserve">sicer treba </w:t>
      </w:r>
      <w:r>
        <w:rPr>
          <w:rStyle w:val="eop"/>
          <w:rFonts w:ascii="Calibri" w:hAnsi="Calibri" w:cs="Calibri"/>
          <w:lang w:val="sl-SI"/>
        </w:rPr>
        <w:t xml:space="preserve">vpisati </w:t>
      </w:r>
      <w:r w:rsidR="0024031B">
        <w:rPr>
          <w:rStyle w:val="eop"/>
          <w:rFonts w:ascii="Calibri" w:hAnsi="Calibri" w:cs="Calibri"/>
          <w:lang w:val="sl-SI"/>
        </w:rPr>
        <w:t>vsako obliko</w:t>
      </w:r>
      <w:r w:rsidR="00410507">
        <w:rPr>
          <w:rStyle w:val="eop"/>
          <w:rFonts w:ascii="Calibri" w:hAnsi="Calibri" w:cs="Calibri"/>
          <w:lang w:val="sl-SI"/>
        </w:rPr>
        <w:t xml:space="preserve"> in jo nato zamenjati</w:t>
      </w:r>
      <w:r>
        <w:rPr>
          <w:rStyle w:val="eop"/>
          <w:rFonts w:ascii="Calibri" w:hAnsi="Calibri" w:cs="Calibri"/>
          <w:lang w:val="sl-SI"/>
        </w:rPr>
        <w:t xml:space="preserve"> ponovno. </w:t>
      </w:r>
    </w:p>
    <w:p w14:paraId="5E22CD1C" w14:textId="07B42441" w:rsidR="00BB1659" w:rsidRDefault="00BB1659" w:rsidP="002E49E1">
      <w:pPr>
        <w:pStyle w:val="paragraph"/>
        <w:numPr>
          <w:ilvl w:val="1"/>
          <w:numId w:val="22"/>
        </w:numPr>
        <w:spacing w:before="0" w:beforeAutospacing="0" w:after="0" w:afterAutospacing="0" w:line="360" w:lineRule="auto"/>
        <w:ind w:left="709"/>
        <w:jc w:val="both"/>
        <w:textAlignment w:val="baseline"/>
        <w:rPr>
          <w:rStyle w:val="eop"/>
          <w:rFonts w:ascii="Calibri" w:hAnsi="Calibri" w:cs="Calibri"/>
          <w:lang w:val="sl-SI"/>
        </w:rPr>
      </w:pPr>
      <w:r>
        <w:rPr>
          <w:rStyle w:val="eop"/>
          <w:rFonts w:ascii="Calibri" w:hAnsi="Calibri" w:cs="Calibri"/>
          <w:lang w:val="sl-SI"/>
        </w:rPr>
        <w:lastRenderedPageBreak/>
        <w:t xml:space="preserve">Znotraj programa Orange lahko za dodatno preventivo analizirate besedilo z lematizacijo in brez nje. S tem bi pridobili </w:t>
      </w:r>
      <w:r w:rsidR="00410507">
        <w:rPr>
          <w:rStyle w:val="eop"/>
          <w:rFonts w:ascii="Calibri" w:hAnsi="Calibri" w:cs="Calibri"/>
          <w:lang w:val="sl-SI"/>
        </w:rPr>
        <w:t>natančnejše</w:t>
      </w:r>
      <w:r>
        <w:rPr>
          <w:rStyle w:val="eop"/>
          <w:rFonts w:ascii="Calibri" w:hAnsi="Calibri" w:cs="Calibri"/>
          <w:lang w:val="sl-SI"/>
        </w:rPr>
        <w:t xml:space="preserve"> podatke pri štetju besed lahko pa tudi povzroči pravilnega štetja pri imenih i so podobni ne imenskim besedam. </w:t>
      </w:r>
    </w:p>
    <w:p w14:paraId="78239079" w14:textId="77777777" w:rsidR="00BB1659" w:rsidRPr="009201FC" w:rsidRDefault="00BB1659" w:rsidP="00BB1659">
      <w:pPr>
        <w:pStyle w:val="paragraph"/>
        <w:spacing w:before="0" w:beforeAutospacing="0" w:after="0" w:afterAutospacing="0" w:line="360" w:lineRule="auto"/>
        <w:jc w:val="both"/>
        <w:textAlignment w:val="baseline"/>
        <w:rPr>
          <w:rFonts w:ascii="Calibri" w:hAnsi="Calibri" w:cs="Calibri"/>
          <w:lang w:val="sl-SI"/>
        </w:rPr>
      </w:pPr>
    </w:p>
    <w:p w14:paraId="076A61FB" w14:textId="17125A77" w:rsidR="00BB1659" w:rsidRPr="005451BE" w:rsidRDefault="00BB1659" w:rsidP="00DE35BD">
      <w:pPr>
        <w:pStyle w:val="paragraph"/>
        <w:numPr>
          <w:ilvl w:val="0"/>
          <w:numId w:val="15"/>
        </w:numPr>
        <w:tabs>
          <w:tab w:val="clear" w:pos="785"/>
          <w:tab w:val="num" w:pos="426"/>
        </w:tabs>
        <w:spacing w:before="0" w:beforeAutospacing="0" w:after="0" w:afterAutospacing="0" w:line="360" w:lineRule="auto"/>
        <w:ind w:left="0" w:firstLine="0"/>
        <w:jc w:val="both"/>
        <w:textAlignment w:val="baseline"/>
        <w:rPr>
          <w:rStyle w:val="eop"/>
          <w:rFonts w:ascii="Calibri" w:hAnsi="Calibri" w:cs="Calibri"/>
          <w:b/>
          <w:bCs/>
          <w:lang w:val="sl-SI"/>
        </w:rPr>
      </w:pPr>
      <w:r w:rsidRPr="005451BE">
        <w:rPr>
          <w:rStyle w:val="normaltextrun"/>
          <w:rFonts w:ascii="Calibri" w:hAnsi="Calibri" w:cs="Calibri"/>
          <w:b/>
          <w:bCs/>
          <w:lang w:val="sl-SI"/>
        </w:rPr>
        <w:t xml:space="preserve">Ali lahko računalnik pravilno določi pomen zanikanim besednim zvezam, kot so; </w:t>
      </w:r>
      <w:r w:rsidRPr="005451BE">
        <w:rPr>
          <w:rStyle w:val="normaltextrun"/>
          <w:rFonts w:ascii="Calibri" w:hAnsi="Calibri" w:cs="Calibri"/>
          <w:b/>
          <w:bCs/>
          <w:i/>
          <w:lang w:val="sl-SI"/>
        </w:rPr>
        <w:t xml:space="preserve">ni žalosten, </w:t>
      </w:r>
      <w:r w:rsidR="008E2699" w:rsidRPr="005451BE">
        <w:rPr>
          <w:rStyle w:val="normaltextrun"/>
          <w:rFonts w:ascii="Calibri" w:hAnsi="Calibri" w:cs="Calibri"/>
          <w:b/>
          <w:bCs/>
          <w:i/>
          <w:lang w:val="sl-SI"/>
        </w:rPr>
        <w:t>ni vesel</w:t>
      </w:r>
      <w:r w:rsidR="008E2699" w:rsidRPr="005451BE">
        <w:rPr>
          <w:rStyle w:val="normaltextrun"/>
          <w:rFonts w:ascii="Calibri" w:hAnsi="Calibri" w:cs="Calibri"/>
          <w:b/>
          <w:bCs/>
          <w:lang w:val="sl-SI"/>
        </w:rPr>
        <w:t xml:space="preserve"> idr.</w:t>
      </w:r>
      <w:r w:rsidRPr="005451BE">
        <w:rPr>
          <w:rStyle w:val="normaltextrun"/>
          <w:rFonts w:ascii="Calibri" w:hAnsi="Calibri" w:cs="Calibri"/>
          <w:b/>
          <w:bCs/>
          <w:lang w:val="sl-SI"/>
        </w:rPr>
        <w:t>?</w:t>
      </w:r>
      <w:r w:rsidRPr="005451BE">
        <w:rPr>
          <w:rStyle w:val="eop"/>
          <w:rFonts w:ascii="Calibri" w:eastAsiaTheme="majorEastAsia" w:hAnsi="Calibri" w:cs="Calibri"/>
          <w:b/>
          <w:bCs/>
          <w:lang w:val="sl-SI"/>
        </w:rPr>
        <w:t> </w:t>
      </w:r>
    </w:p>
    <w:p w14:paraId="64DEEAC3" w14:textId="20665D8E" w:rsidR="006D4F45" w:rsidRDefault="006D4F45" w:rsidP="00144C64">
      <w:pPr>
        <w:pStyle w:val="paragraph"/>
        <w:spacing w:before="0" w:beforeAutospacing="0" w:after="0" w:afterAutospacing="0" w:line="360" w:lineRule="auto"/>
        <w:jc w:val="both"/>
        <w:textAlignment w:val="baseline"/>
        <w:rPr>
          <w:rFonts w:ascii="Calibri" w:hAnsi="Calibri" w:cs="Calibri"/>
          <w:lang w:val="sl-SI"/>
        </w:rPr>
      </w:pPr>
      <w:r>
        <w:rPr>
          <w:rFonts w:ascii="Calibri" w:hAnsi="Calibri" w:cs="Calibri"/>
          <w:lang w:val="sl-SI"/>
        </w:rPr>
        <w:t>V programskem okolju Orange so nekateri moduli, kot je tematsko modeliranje lahko določi drugačno vrednost besednim zvezam, večina jih pa v tem zaostaja, saj pregledujejo samo posamične besede. Programsko okolje Orange ni prilagojeno za napredno procesiranje besednih zvez v sentimentalnih besedili. Zanesljivost programa se s tem malo zmanjša</w:t>
      </w:r>
      <w:r w:rsidR="00B231DD">
        <w:rPr>
          <w:rFonts w:ascii="Calibri" w:hAnsi="Calibri" w:cs="Calibri"/>
          <w:lang w:val="sl-SI"/>
        </w:rPr>
        <w:t>,</w:t>
      </w:r>
      <w:r>
        <w:rPr>
          <w:rFonts w:ascii="Calibri" w:hAnsi="Calibri" w:cs="Calibri"/>
          <w:lang w:val="sl-SI"/>
        </w:rPr>
        <w:t xml:space="preserve"> saj večina literatur vsebuje le malo </w:t>
      </w:r>
      <w:r w:rsidR="008E2699">
        <w:rPr>
          <w:rFonts w:ascii="Calibri" w:hAnsi="Calibri" w:cs="Calibri"/>
          <w:lang w:val="sl-SI"/>
        </w:rPr>
        <w:t>čustvenih nikalnih besednih zvez. Večina čustvenih besed imajo za nasproten pomen že opredeljeno svojo besedo.</w:t>
      </w:r>
    </w:p>
    <w:p w14:paraId="173D7C94" w14:textId="77777777" w:rsidR="00BB1659" w:rsidRPr="009201FC" w:rsidRDefault="00BB1659" w:rsidP="00BB1659">
      <w:pPr>
        <w:pStyle w:val="paragraph"/>
        <w:spacing w:before="0" w:beforeAutospacing="0" w:after="0" w:afterAutospacing="0" w:line="360" w:lineRule="auto"/>
        <w:jc w:val="both"/>
        <w:textAlignment w:val="baseline"/>
        <w:rPr>
          <w:rFonts w:ascii="Calibri" w:hAnsi="Calibri" w:cs="Calibri"/>
          <w:lang w:val="sl-SI"/>
        </w:rPr>
      </w:pPr>
    </w:p>
    <w:p w14:paraId="2CE0FB8E" w14:textId="77777777" w:rsidR="00BB1659" w:rsidRPr="005451BE" w:rsidRDefault="00BB1659" w:rsidP="00DE35BD">
      <w:pPr>
        <w:pStyle w:val="paragraph"/>
        <w:numPr>
          <w:ilvl w:val="0"/>
          <w:numId w:val="15"/>
        </w:numPr>
        <w:tabs>
          <w:tab w:val="clear" w:pos="785"/>
          <w:tab w:val="num" w:pos="426"/>
        </w:tabs>
        <w:spacing w:before="0" w:beforeAutospacing="0" w:after="0" w:afterAutospacing="0" w:line="360" w:lineRule="auto"/>
        <w:ind w:left="0" w:firstLine="0"/>
        <w:jc w:val="both"/>
        <w:textAlignment w:val="baseline"/>
        <w:rPr>
          <w:rStyle w:val="eop"/>
          <w:rFonts w:ascii="Calibri" w:hAnsi="Calibri" w:cs="Calibri"/>
          <w:b/>
          <w:bCs/>
          <w:lang w:val="sl-SI"/>
        </w:rPr>
      </w:pPr>
      <w:r w:rsidRPr="005451BE">
        <w:rPr>
          <w:rStyle w:val="normaltextrun"/>
          <w:rFonts w:ascii="Calibri" w:hAnsi="Calibri" w:cs="Calibri"/>
          <w:b/>
          <w:bCs/>
          <w:lang w:val="sl-SI"/>
        </w:rPr>
        <w:t>Ali lahko določimo podobnosti besedil s programom </w:t>
      </w:r>
      <w:r w:rsidRPr="005451BE">
        <w:rPr>
          <w:rStyle w:val="spellingerror"/>
          <w:rFonts w:ascii="Calibri" w:eastAsiaTheme="majorEastAsia" w:hAnsi="Calibri" w:cs="Calibri"/>
          <w:b/>
          <w:bCs/>
          <w:lang w:val="sl-SI"/>
        </w:rPr>
        <w:t>Orange</w:t>
      </w:r>
      <w:r w:rsidRPr="005451BE">
        <w:rPr>
          <w:rStyle w:val="normaltextrun"/>
          <w:rFonts w:ascii="Calibri" w:hAnsi="Calibri" w:cs="Calibri"/>
          <w:b/>
          <w:bCs/>
          <w:lang w:val="sl-SI"/>
        </w:rPr>
        <w:t>?</w:t>
      </w:r>
      <w:r w:rsidRPr="005451BE">
        <w:rPr>
          <w:rStyle w:val="eop"/>
          <w:rFonts w:ascii="Calibri" w:eastAsiaTheme="majorEastAsia" w:hAnsi="Calibri" w:cs="Calibri"/>
          <w:b/>
          <w:bCs/>
          <w:lang w:val="sl-SI"/>
        </w:rPr>
        <w:t> </w:t>
      </w:r>
    </w:p>
    <w:p w14:paraId="4E1F3C7E" w14:textId="29CFDECA" w:rsidR="00BB1659" w:rsidRPr="001B47B4" w:rsidRDefault="00BB1659" w:rsidP="006D4F45">
      <w:pPr>
        <w:spacing w:line="360" w:lineRule="auto"/>
        <w:jc w:val="both"/>
        <w:rPr>
          <w:rFonts w:ascii="Calibri" w:hAnsi="Calibri" w:cs="Calibri"/>
          <w:sz w:val="24"/>
        </w:rPr>
      </w:pPr>
      <w:r w:rsidRPr="001B47B4">
        <w:rPr>
          <w:rFonts w:ascii="Calibri" w:hAnsi="Calibri" w:cs="Calibri"/>
          <w:sz w:val="24"/>
        </w:rPr>
        <w:t xml:space="preserve">Podobnost besedil lahko določimo s programom Orange. Podobnost je ena izmed najbolj natančnih in zanesljivih lastnosti, ki jih lahko določimo s programom Orange. Znotraj programa lahko izbiramo med različnimi vrstami podobnosti ter različnimi vizualizacijami le teh. Glavne tri vrste za primerjavo besedil, ki smo jih mi uporabljali so: tematsko, besedno in </w:t>
      </w:r>
      <w:r w:rsidR="009E2CB3">
        <w:rPr>
          <w:rFonts w:ascii="Calibri" w:hAnsi="Calibri" w:cs="Calibri"/>
          <w:sz w:val="24"/>
        </w:rPr>
        <w:t>čustveno</w:t>
      </w:r>
      <w:r w:rsidRPr="001B47B4">
        <w:rPr>
          <w:rFonts w:ascii="Calibri" w:hAnsi="Calibri" w:cs="Calibri"/>
          <w:sz w:val="24"/>
        </w:rPr>
        <w:t>. Let te smo pa prikazali z moduli oblak besed, graf raztrosa, podatkovna tabela in hierarhično grozdenje.</w:t>
      </w:r>
    </w:p>
    <w:p w14:paraId="1F6099AC" w14:textId="77777777" w:rsidR="00BB1659" w:rsidRPr="009201FC" w:rsidRDefault="00BB1659" w:rsidP="00BB1659">
      <w:pPr>
        <w:pStyle w:val="paragraph"/>
        <w:spacing w:before="0" w:beforeAutospacing="0" w:after="0" w:afterAutospacing="0"/>
        <w:jc w:val="both"/>
        <w:textAlignment w:val="baseline"/>
        <w:rPr>
          <w:rFonts w:ascii="Calibri" w:hAnsi="Calibri" w:cs="Calibri"/>
          <w:lang w:val="sl-SI"/>
        </w:rPr>
      </w:pPr>
    </w:p>
    <w:p w14:paraId="57F4248A" w14:textId="77777777" w:rsidR="00BB1659" w:rsidRPr="005451BE" w:rsidRDefault="00BB1659" w:rsidP="00DE35BD">
      <w:pPr>
        <w:pStyle w:val="paragraph"/>
        <w:numPr>
          <w:ilvl w:val="0"/>
          <w:numId w:val="15"/>
        </w:numPr>
        <w:tabs>
          <w:tab w:val="clear" w:pos="785"/>
          <w:tab w:val="num" w:pos="426"/>
        </w:tabs>
        <w:spacing w:before="0" w:beforeAutospacing="0" w:after="0" w:afterAutospacing="0"/>
        <w:ind w:left="0" w:firstLine="0"/>
        <w:jc w:val="both"/>
        <w:textAlignment w:val="baseline"/>
        <w:rPr>
          <w:rFonts w:ascii="Calibri" w:hAnsi="Calibri" w:cs="Calibri"/>
          <w:b/>
          <w:bCs/>
          <w:lang w:val="sl-SI"/>
        </w:rPr>
      </w:pPr>
      <w:r w:rsidRPr="005451BE">
        <w:rPr>
          <w:rStyle w:val="normaltextrun"/>
          <w:rFonts w:ascii="Calibri" w:hAnsi="Calibri" w:cs="Calibri"/>
          <w:b/>
          <w:bCs/>
          <w:lang w:val="sl-SI"/>
        </w:rPr>
        <w:t>Ali je analiza sentimentalnih besedil s programom </w:t>
      </w:r>
      <w:r w:rsidRPr="005451BE">
        <w:rPr>
          <w:rStyle w:val="spellingerror"/>
          <w:rFonts w:ascii="Calibri" w:eastAsiaTheme="majorEastAsia" w:hAnsi="Calibri" w:cs="Calibri"/>
          <w:b/>
          <w:bCs/>
          <w:lang w:val="sl-SI"/>
        </w:rPr>
        <w:t>Orange</w:t>
      </w:r>
      <w:r w:rsidRPr="005451BE">
        <w:rPr>
          <w:rStyle w:val="normaltextrun"/>
          <w:rFonts w:ascii="Calibri" w:hAnsi="Calibri" w:cs="Calibri"/>
          <w:b/>
          <w:bCs/>
          <w:lang w:val="sl-SI"/>
        </w:rPr>
        <w:t> uporabna v vsakdanjem življenju?</w:t>
      </w:r>
      <w:r w:rsidRPr="005451BE">
        <w:rPr>
          <w:rStyle w:val="eop"/>
          <w:rFonts w:ascii="Calibri" w:eastAsiaTheme="majorEastAsia" w:hAnsi="Calibri" w:cs="Calibri"/>
          <w:b/>
          <w:bCs/>
          <w:lang w:val="sl-SI"/>
        </w:rPr>
        <w:t> </w:t>
      </w:r>
    </w:p>
    <w:p w14:paraId="4C2A9FCB" w14:textId="3D129AE5" w:rsidR="00BB1659" w:rsidRPr="009201FC" w:rsidRDefault="00BB1659" w:rsidP="00BB1659">
      <w:pPr>
        <w:spacing w:line="360" w:lineRule="auto"/>
        <w:jc w:val="both"/>
        <w:rPr>
          <w:sz w:val="24"/>
          <w:szCs w:val="24"/>
        </w:rPr>
      </w:pPr>
      <w:r>
        <w:rPr>
          <w:sz w:val="24"/>
          <w:szCs w:val="24"/>
        </w:rPr>
        <w:t>Sentimentalna analiza besedil s programom Orange je uporabna v vsakdanjem življenju. Uporablja se lahko za analizo besedil pred branjem,</w:t>
      </w:r>
      <w:r w:rsidDel="00AE5ED8">
        <w:rPr>
          <w:sz w:val="24"/>
          <w:szCs w:val="24"/>
        </w:rPr>
        <w:t xml:space="preserve"> </w:t>
      </w:r>
      <w:r>
        <w:rPr>
          <w:sz w:val="24"/>
          <w:szCs w:val="24"/>
        </w:rPr>
        <w:t xml:space="preserve">kar pripomore </w:t>
      </w:r>
      <w:r w:rsidR="009E2CB3">
        <w:rPr>
          <w:sz w:val="24"/>
          <w:szCs w:val="24"/>
        </w:rPr>
        <w:t>za</w:t>
      </w:r>
      <w:r w:rsidR="00007480">
        <w:rPr>
          <w:sz w:val="24"/>
          <w:szCs w:val="24"/>
        </w:rPr>
        <w:t xml:space="preserve"> </w:t>
      </w:r>
      <w:r w:rsidR="009E2CB3">
        <w:rPr>
          <w:sz w:val="24"/>
          <w:szCs w:val="24"/>
        </w:rPr>
        <w:t>lažje osredotočenje</w:t>
      </w:r>
      <w:r>
        <w:rPr>
          <w:sz w:val="24"/>
          <w:szCs w:val="24"/>
        </w:rPr>
        <w:t xml:space="preserve"> bralca na pomembe stvari pri branju besedila. Pri pisanju obnov ali drugih besedil</w:t>
      </w:r>
      <w:r w:rsidR="009E2CB3">
        <w:rPr>
          <w:sz w:val="24"/>
          <w:szCs w:val="24"/>
        </w:rPr>
        <w:t>,</w:t>
      </w:r>
      <w:r>
        <w:rPr>
          <w:sz w:val="24"/>
          <w:szCs w:val="24"/>
        </w:rPr>
        <w:t xml:space="preserve"> ki se navezujejo ali izhajajo iz procesiranega besedila. </w:t>
      </w:r>
      <w:r w:rsidR="00C60588">
        <w:rPr>
          <w:sz w:val="24"/>
          <w:szCs w:val="24"/>
        </w:rPr>
        <w:t xml:space="preserve">Program je tudi primeren za iskanje velike baze literatur za iskanje podobne npr. izbira naslednje knjige za branje če hočeš prebirati enako oz. podobno tematiko. </w:t>
      </w:r>
      <w:r>
        <w:rPr>
          <w:sz w:val="24"/>
          <w:szCs w:val="24"/>
        </w:rPr>
        <w:t xml:space="preserve">Sentimentalna analiza besedil lahko pripomore k razvoju čustveno občutljivih umetnih inteligenc. </w:t>
      </w:r>
    </w:p>
    <w:p w14:paraId="17C99EB7" w14:textId="77777777" w:rsidR="009711F1" w:rsidRPr="00427720" w:rsidRDefault="009711F1" w:rsidP="009711F1">
      <w:pPr>
        <w:rPr>
          <w:sz w:val="24"/>
        </w:rPr>
      </w:pPr>
    </w:p>
    <w:p w14:paraId="0F504A96" w14:textId="55206CBF" w:rsidR="009711F1" w:rsidRPr="00427720" w:rsidRDefault="009711F1" w:rsidP="00D12D66">
      <w:pPr>
        <w:pStyle w:val="Heading1"/>
      </w:pPr>
      <w:bookmarkStart w:id="143" w:name="_Toc68642443"/>
      <w:bookmarkStart w:id="144" w:name="_Toc68892159"/>
      <w:r w:rsidRPr="00427720">
        <w:lastRenderedPageBreak/>
        <w:t>Zaključek</w:t>
      </w:r>
      <w:bookmarkEnd w:id="143"/>
      <w:bookmarkEnd w:id="144"/>
    </w:p>
    <w:p w14:paraId="3BE5CF9C" w14:textId="1F3A44B6" w:rsidR="00505B5F" w:rsidRDefault="00505B5F" w:rsidP="00505B5F">
      <w:pPr>
        <w:spacing w:line="360" w:lineRule="auto"/>
        <w:jc w:val="both"/>
        <w:rPr>
          <w:sz w:val="24"/>
          <w:szCs w:val="24"/>
        </w:rPr>
      </w:pPr>
      <w:r w:rsidRPr="3E4D22A9">
        <w:rPr>
          <w:sz w:val="24"/>
          <w:szCs w:val="24"/>
        </w:rPr>
        <w:t>Pri raziskovalni nalogi smo se naučili uporab</w:t>
      </w:r>
      <w:r w:rsidR="00362200">
        <w:rPr>
          <w:sz w:val="24"/>
          <w:szCs w:val="24"/>
        </w:rPr>
        <w:t>e</w:t>
      </w:r>
      <w:r w:rsidRPr="3E4D22A9">
        <w:rPr>
          <w:sz w:val="24"/>
          <w:szCs w:val="24"/>
        </w:rPr>
        <w:t xml:space="preserve"> programa Orange ter </w:t>
      </w:r>
      <w:r w:rsidR="009E2CB3" w:rsidRPr="0CE2F5D8">
        <w:rPr>
          <w:sz w:val="24"/>
          <w:szCs w:val="24"/>
        </w:rPr>
        <w:t>ugotavljali implementacijo</w:t>
      </w:r>
      <w:r w:rsidR="00007480">
        <w:rPr>
          <w:sz w:val="24"/>
          <w:szCs w:val="24"/>
        </w:rPr>
        <w:t xml:space="preserve"> </w:t>
      </w:r>
      <w:r w:rsidR="009E2CB3" w:rsidRPr="0CE2F5D8">
        <w:rPr>
          <w:sz w:val="24"/>
          <w:szCs w:val="24"/>
        </w:rPr>
        <w:t>zbranih podatkov</w:t>
      </w:r>
      <w:r w:rsidRPr="3E4D22A9">
        <w:rPr>
          <w:sz w:val="24"/>
          <w:szCs w:val="24"/>
        </w:rPr>
        <w:t xml:space="preserve"> v pouk. Program Orange je preprost ter interaktiven načina za analizo ter vizualizacijo podatkov. Kljub njegovi preprostosti lahko postane močno orodje pri analizi daljših besedil. Program omogoča uporabnikom pestro izbiro obdelave ter vizualizacije podatkov poleg tega dopušča še razvoj dodatnih modulov, ki so lahko bolj specializirani. Program ni namenjen optimiziranem procesiranju besedil</w:t>
      </w:r>
      <w:r w:rsidR="00393419">
        <w:rPr>
          <w:sz w:val="24"/>
          <w:szCs w:val="24"/>
        </w:rPr>
        <w:t>,</w:t>
      </w:r>
      <w:r w:rsidRPr="3E4D22A9">
        <w:rPr>
          <w:sz w:val="24"/>
          <w:szCs w:val="24"/>
        </w:rPr>
        <w:t xml:space="preserve"> saj je presplošen in lahko hitro preobremeni računalnik. Ima nekaj razvitih modulov za slovenščino</w:t>
      </w:r>
      <w:r w:rsidR="00393419">
        <w:rPr>
          <w:sz w:val="24"/>
          <w:szCs w:val="24"/>
        </w:rPr>
        <w:t>,</w:t>
      </w:r>
      <w:r w:rsidRPr="3E4D22A9">
        <w:rPr>
          <w:sz w:val="24"/>
          <w:szCs w:val="24"/>
        </w:rPr>
        <w:t xml:space="preserve"> ampak kljub temu nekateri moduli ne zaznajo besedila.</w:t>
      </w:r>
      <w:r w:rsidR="006A6589">
        <w:rPr>
          <w:sz w:val="24"/>
          <w:szCs w:val="24"/>
        </w:rPr>
        <w:t xml:space="preserve"> </w:t>
      </w:r>
      <w:r w:rsidR="00AF7E52" w:rsidRPr="0CE2F5D8">
        <w:rPr>
          <w:sz w:val="24"/>
          <w:szCs w:val="24"/>
        </w:rPr>
        <w:t xml:space="preserve">Rezultati teh modulov so zato lahko zavajajoči in jih je </w:t>
      </w:r>
      <w:r w:rsidR="003144B0">
        <w:rPr>
          <w:sz w:val="24"/>
          <w:szCs w:val="24"/>
        </w:rPr>
        <w:t>treba</w:t>
      </w:r>
      <w:r w:rsidR="00AF7E52" w:rsidRPr="0CE2F5D8">
        <w:rPr>
          <w:sz w:val="24"/>
          <w:szCs w:val="24"/>
        </w:rPr>
        <w:t xml:space="preserve"> ročno obdelati ter naknadno pregledati. Ročna obdelava besedil </w:t>
      </w:r>
      <w:r w:rsidR="00BD78A5" w:rsidRPr="0CE2F5D8">
        <w:rPr>
          <w:sz w:val="24"/>
          <w:szCs w:val="24"/>
        </w:rPr>
        <w:t xml:space="preserve">lahko </w:t>
      </w:r>
      <w:r w:rsidR="00AF7E52" w:rsidRPr="0CE2F5D8">
        <w:rPr>
          <w:sz w:val="24"/>
          <w:szCs w:val="24"/>
        </w:rPr>
        <w:t xml:space="preserve">znatno upočasni in </w:t>
      </w:r>
      <w:r w:rsidR="009D3BB4">
        <w:rPr>
          <w:sz w:val="24"/>
          <w:szCs w:val="24"/>
        </w:rPr>
        <w:t>oteži</w:t>
      </w:r>
      <w:r w:rsidR="00AF7E52" w:rsidRPr="0CE2F5D8">
        <w:rPr>
          <w:sz w:val="24"/>
          <w:szCs w:val="24"/>
        </w:rPr>
        <w:t xml:space="preserve"> proces.</w:t>
      </w:r>
      <w:r w:rsidR="006A6589" w:rsidRPr="0CE2F5D8">
        <w:rPr>
          <w:sz w:val="24"/>
          <w:szCs w:val="24"/>
        </w:rPr>
        <w:t xml:space="preserve"> </w:t>
      </w:r>
      <w:r w:rsidR="006A6589">
        <w:rPr>
          <w:sz w:val="24"/>
          <w:szCs w:val="24"/>
        </w:rPr>
        <w:t>Z</w:t>
      </w:r>
      <w:r w:rsidR="00393419">
        <w:rPr>
          <w:sz w:val="24"/>
          <w:szCs w:val="24"/>
        </w:rPr>
        <w:t>a</w:t>
      </w:r>
      <w:r w:rsidR="006A6589">
        <w:rPr>
          <w:sz w:val="24"/>
          <w:szCs w:val="24"/>
        </w:rPr>
        <w:t xml:space="preserve"> razreševanj</w:t>
      </w:r>
      <w:r w:rsidR="00393419">
        <w:rPr>
          <w:sz w:val="24"/>
          <w:szCs w:val="24"/>
        </w:rPr>
        <w:t>e</w:t>
      </w:r>
      <w:r w:rsidR="006A6589">
        <w:rPr>
          <w:sz w:val="24"/>
          <w:szCs w:val="24"/>
        </w:rPr>
        <w:t xml:space="preserve"> napak ali drugih problemov je odprta skupnost na Discordu, kjer je možen pogovor z razvijalci programa</w:t>
      </w:r>
      <w:r w:rsidR="00AF7E52" w:rsidRPr="0CE2F5D8">
        <w:rPr>
          <w:sz w:val="24"/>
          <w:szCs w:val="24"/>
        </w:rPr>
        <w:t xml:space="preserve"> in drugimi souporabniki </w:t>
      </w:r>
      <w:r w:rsidR="007A7CB4" w:rsidRPr="0CE2F5D8">
        <w:rPr>
          <w:sz w:val="24"/>
          <w:szCs w:val="24"/>
        </w:rPr>
        <w:t>programa</w:t>
      </w:r>
      <w:r w:rsidR="006A6589" w:rsidRPr="0CE2F5D8">
        <w:rPr>
          <w:sz w:val="24"/>
          <w:szCs w:val="24"/>
        </w:rPr>
        <w:t>.</w:t>
      </w:r>
      <w:r w:rsidR="006A6589" w:rsidRPr="3E4D22A9">
        <w:rPr>
          <w:sz w:val="24"/>
          <w:szCs w:val="24"/>
        </w:rPr>
        <w:t xml:space="preserve"> </w:t>
      </w:r>
      <w:r w:rsidR="00393419">
        <w:rPr>
          <w:sz w:val="24"/>
          <w:szCs w:val="24"/>
        </w:rPr>
        <w:t>S</w:t>
      </w:r>
      <w:r w:rsidRPr="3E4D22A9">
        <w:rPr>
          <w:sz w:val="24"/>
          <w:szCs w:val="24"/>
        </w:rPr>
        <w:t xml:space="preserve"> </w:t>
      </w:r>
      <w:r w:rsidR="00BD78A5" w:rsidRPr="0CE2F5D8">
        <w:rPr>
          <w:sz w:val="24"/>
          <w:szCs w:val="24"/>
        </w:rPr>
        <w:t>programskim modulom oblak besed</w:t>
      </w:r>
      <w:r w:rsidRPr="3E4D22A9">
        <w:rPr>
          <w:sz w:val="24"/>
          <w:szCs w:val="24"/>
        </w:rPr>
        <w:t xml:space="preserve"> lahko hitro zberemo </w:t>
      </w:r>
      <w:r w:rsidR="00393419">
        <w:rPr>
          <w:sz w:val="24"/>
          <w:szCs w:val="24"/>
        </w:rPr>
        <w:t>k</w:t>
      </w:r>
      <w:r w:rsidRPr="3E4D22A9">
        <w:rPr>
          <w:sz w:val="24"/>
          <w:szCs w:val="24"/>
        </w:rPr>
        <w:t>ljučne besede</w:t>
      </w:r>
      <w:r w:rsidR="00BD78A5" w:rsidRPr="0CE2F5D8">
        <w:rPr>
          <w:sz w:val="24"/>
          <w:szCs w:val="24"/>
        </w:rPr>
        <w:t>, temo, literarno snov in motive</w:t>
      </w:r>
      <w:r w:rsidRPr="0CE2F5D8">
        <w:rPr>
          <w:sz w:val="24"/>
          <w:szCs w:val="24"/>
        </w:rPr>
        <w:t xml:space="preserve"> besedila</w:t>
      </w:r>
      <w:r w:rsidR="00BD78A5" w:rsidRPr="0CE2F5D8">
        <w:rPr>
          <w:sz w:val="24"/>
          <w:szCs w:val="24"/>
        </w:rPr>
        <w:t>, ne da bi bilo potrebno prebrati celotno besedilo</w:t>
      </w:r>
      <w:r w:rsidRPr="0CE2F5D8">
        <w:rPr>
          <w:sz w:val="24"/>
          <w:szCs w:val="24"/>
        </w:rPr>
        <w:t>.</w:t>
      </w:r>
      <w:r w:rsidRPr="3E4D22A9">
        <w:rPr>
          <w:sz w:val="24"/>
          <w:szCs w:val="24"/>
        </w:rPr>
        <w:t xml:space="preserve"> Tematska analiza besedila je priročna pri pisanju vodenega spisa</w:t>
      </w:r>
      <w:r w:rsidR="00393419">
        <w:rPr>
          <w:sz w:val="24"/>
          <w:szCs w:val="24"/>
        </w:rPr>
        <w:t>,</w:t>
      </w:r>
      <w:r w:rsidRPr="3E4D22A9">
        <w:rPr>
          <w:sz w:val="24"/>
          <w:szCs w:val="24"/>
        </w:rPr>
        <w:t xml:space="preserve"> saj </w:t>
      </w:r>
      <w:r w:rsidR="00393419">
        <w:rPr>
          <w:sz w:val="24"/>
          <w:szCs w:val="24"/>
        </w:rPr>
        <w:t>nam</w:t>
      </w:r>
      <w:r w:rsidRPr="3E4D22A9">
        <w:rPr>
          <w:sz w:val="24"/>
          <w:szCs w:val="24"/>
        </w:rPr>
        <w:t xml:space="preserve"> pomaga pri ohranjanju spisa na izbrani temi. Sentimentalna ter besedilna analiza nam poda vpogled v pisateljevo vzdušje</w:t>
      </w:r>
      <w:r w:rsidR="009E2CB3" w:rsidRPr="0CE2F5D8">
        <w:rPr>
          <w:sz w:val="24"/>
          <w:szCs w:val="24"/>
        </w:rPr>
        <w:t>.</w:t>
      </w:r>
      <w:r w:rsidRPr="0CE2F5D8">
        <w:rPr>
          <w:sz w:val="24"/>
          <w:szCs w:val="24"/>
        </w:rPr>
        <w:t xml:space="preserve"> </w:t>
      </w:r>
      <w:r w:rsidR="009E2CB3" w:rsidRPr="0CE2F5D8">
        <w:rPr>
          <w:sz w:val="24"/>
          <w:szCs w:val="24"/>
        </w:rPr>
        <w:t>Pri zbiranju ter procesiranju dodatnih</w:t>
      </w:r>
      <w:r w:rsidR="00B15FD3" w:rsidRPr="0CE2F5D8">
        <w:rPr>
          <w:sz w:val="24"/>
          <w:szCs w:val="24"/>
        </w:rPr>
        <w:t xml:space="preserve"> </w:t>
      </w:r>
      <w:r w:rsidR="009E2CB3" w:rsidRPr="0CE2F5D8">
        <w:rPr>
          <w:sz w:val="24"/>
          <w:szCs w:val="24"/>
        </w:rPr>
        <w:t>dejstev</w:t>
      </w:r>
      <w:r w:rsidR="00415DF0" w:rsidRPr="0CE2F5D8">
        <w:rPr>
          <w:sz w:val="24"/>
          <w:szCs w:val="24"/>
        </w:rPr>
        <w:t xml:space="preserve"> </w:t>
      </w:r>
      <w:r w:rsidR="00357C08">
        <w:rPr>
          <w:sz w:val="24"/>
          <w:szCs w:val="24"/>
        </w:rPr>
        <w:t>avtorja</w:t>
      </w:r>
      <w:r w:rsidR="00B15FD3" w:rsidRPr="0CE2F5D8">
        <w:rPr>
          <w:sz w:val="24"/>
          <w:szCs w:val="24"/>
        </w:rPr>
        <w:t xml:space="preserve">, kot so </w:t>
      </w:r>
      <w:r w:rsidR="00415DF0" w:rsidRPr="0CE2F5D8">
        <w:rPr>
          <w:sz w:val="24"/>
          <w:szCs w:val="24"/>
        </w:rPr>
        <w:t>vzdušja, zgodovinska dejstva ter letnice njegovih del</w:t>
      </w:r>
      <w:r w:rsidR="00B15FD3" w:rsidRPr="0CE2F5D8">
        <w:rPr>
          <w:sz w:val="24"/>
          <w:szCs w:val="24"/>
        </w:rPr>
        <w:t>,</w:t>
      </w:r>
      <w:r w:rsidR="00415DF0" w:rsidRPr="0CE2F5D8">
        <w:rPr>
          <w:sz w:val="24"/>
          <w:szCs w:val="24"/>
        </w:rPr>
        <w:t xml:space="preserve"> lahko </w:t>
      </w:r>
      <w:r w:rsidR="00B15FD3" w:rsidRPr="0CE2F5D8">
        <w:rPr>
          <w:sz w:val="24"/>
          <w:szCs w:val="24"/>
        </w:rPr>
        <w:t xml:space="preserve">te </w:t>
      </w:r>
      <w:r w:rsidR="00415DF0" w:rsidRPr="0CE2F5D8">
        <w:rPr>
          <w:sz w:val="24"/>
          <w:szCs w:val="24"/>
        </w:rPr>
        <w:t xml:space="preserve">mapiramo in dobimo relativno natančen </w:t>
      </w:r>
      <w:r w:rsidR="00F92504">
        <w:rPr>
          <w:sz w:val="24"/>
          <w:szCs w:val="24"/>
        </w:rPr>
        <w:t xml:space="preserve">prevladujočih </w:t>
      </w:r>
      <w:r w:rsidR="005E30D2">
        <w:rPr>
          <w:sz w:val="24"/>
          <w:szCs w:val="24"/>
        </w:rPr>
        <w:t>motivov, čustev, simbolo</w:t>
      </w:r>
      <w:r w:rsidR="008C240C">
        <w:rPr>
          <w:sz w:val="24"/>
          <w:szCs w:val="24"/>
        </w:rPr>
        <w:t>v</w:t>
      </w:r>
      <w:r w:rsidR="00415DF0" w:rsidRPr="0CE2F5D8">
        <w:rPr>
          <w:sz w:val="24"/>
          <w:szCs w:val="24"/>
        </w:rPr>
        <w:t xml:space="preserve"> ter njihovega spreminjanja</w:t>
      </w:r>
      <w:r w:rsidRPr="3E4D22A9">
        <w:rPr>
          <w:sz w:val="24"/>
          <w:szCs w:val="24"/>
        </w:rPr>
        <w:t xml:space="preserve"> skozi </w:t>
      </w:r>
      <w:r w:rsidR="00443D97">
        <w:rPr>
          <w:sz w:val="24"/>
          <w:szCs w:val="24"/>
        </w:rPr>
        <w:t>ustva</w:t>
      </w:r>
      <w:r w:rsidR="00357C08">
        <w:rPr>
          <w:sz w:val="24"/>
          <w:szCs w:val="24"/>
        </w:rPr>
        <w:t xml:space="preserve">rjalčevo </w:t>
      </w:r>
      <w:r w:rsidR="00B15FD3" w:rsidRPr="0CE2F5D8">
        <w:rPr>
          <w:sz w:val="24"/>
          <w:szCs w:val="24"/>
        </w:rPr>
        <w:t>življenje</w:t>
      </w:r>
      <w:r w:rsidR="00357C08">
        <w:rPr>
          <w:sz w:val="24"/>
          <w:szCs w:val="24"/>
        </w:rPr>
        <w:t xml:space="preserve"> in opus</w:t>
      </w:r>
      <w:r w:rsidRPr="0CE2F5D8">
        <w:rPr>
          <w:sz w:val="24"/>
          <w:szCs w:val="24"/>
        </w:rPr>
        <w:t>.</w:t>
      </w:r>
      <w:r w:rsidRPr="3E4D22A9">
        <w:rPr>
          <w:sz w:val="24"/>
          <w:szCs w:val="24"/>
        </w:rPr>
        <w:t xml:space="preserve"> Program lahko uporabi</w:t>
      </w:r>
      <w:r w:rsidR="00252E89">
        <w:rPr>
          <w:sz w:val="24"/>
          <w:szCs w:val="24"/>
        </w:rPr>
        <w:t>mo</w:t>
      </w:r>
      <w:r w:rsidRPr="3E4D22A9">
        <w:rPr>
          <w:sz w:val="24"/>
          <w:szCs w:val="24"/>
        </w:rPr>
        <w:t xml:space="preserve"> tudi za pregled lastnega besedila in z njim lažje opazi</w:t>
      </w:r>
      <w:r w:rsidR="00252E89">
        <w:rPr>
          <w:sz w:val="24"/>
          <w:szCs w:val="24"/>
        </w:rPr>
        <w:t>mo,</w:t>
      </w:r>
      <w:r w:rsidRPr="3E4D22A9">
        <w:rPr>
          <w:sz w:val="24"/>
          <w:szCs w:val="24"/>
        </w:rPr>
        <w:t xml:space="preserve"> če </w:t>
      </w:r>
      <w:r w:rsidR="00252E89">
        <w:rPr>
          <w:sz w:val="24"/>
          <w:szCs w:val="24"/>
        </w:rPr>
        <w:t xml:space="preserve">smo </w:t>
      </w:r>
      <w:r w:rsidRPr="3E4D22A9">
        <w:rPr>
          <w:sz w:val="24"/>
          <w:szCs w:val="24"/>
        </w:rPr>
        <w:t>odtaval</w:t>
      </w:r>
      <w:r w:rsidR="00252E89">
        <w:rPr>
          <w:sz w:val="24"/>
          <w:szCs w:val="24"/>
        </w:rPr>
        <w:t>i</w:t>
      </w:r>
      <w:r w:rsidRPr="3E4D22A9">
        <w:rPr>
          <w:sz w:val="24"/>
          <w:szCs w:val="24"/>
        </w:rPr>
        <w:t xml:space="preserve"> od glavne teme besedila.</w:t>
      </w:r>
      <w:r w:rsidR="00C07A89">
        <w:rPr>
          <w:sz w:val="24"/>
          <w:szCs w:val="24"/>
        </w:rPr>
        <w:t xml:space="preserve"> </w:t>
      </w:r>
      <w:r w:rsidR="007A7CB4" w:rsidRPr="0CE2F5D8">
        <w:rPr>
          <w:sz w:val="24"/>
          <w:szCs w:val="24"/>
        </w:rPr>
        <w:t xml:space="preserve">Analiza besedila s pomočjo podatkovnega rudarjenja v programu Orange </w:t>
      </w:r>
      <w:r w:rsidR="006A6589">
        <w:rPr>
          <w:sz w:val="24"/>
          <w:szCs w:val="24"/>
        </w:rPr>
        <w:t xml:space="preserve">se splača </w:t>
      </w:r>
      <w:r w:rsidR="007A7CB4" w:rsidRPr="0CE2F5D8">
        <w:rPr>
          <w:sz w:val="24"/>
          <w:szCs w:val="24"/>
        </w:rPr>
        <w:t>nadaljnjo raziskati</w:t>
      </w:r>
      <w:r w:rsidR="006A6589">
        <w:rPr>
          <w:sz w:val="24"/>
          <w:szCs w:val="24"/>
        </w:rPr>
        <w:t xml:space="preserve">, saj program omogoča široko izbiro </w:t>
      </w:r>
      <w:r w:rsidR="00B226DF">
        <w:rPr>
          <w:sz w:val="24"/>
          <w:szCs w:val="24"/>
        </w:rPr>
        <w:t>načinov</w:t>
      </w:r>
      <w:r w:rsidR="006A6589">
        <w:rPr>
          <w:sz w:val="24"/>
          <w:szCs w:val="24"/>
        </w:rPr>
        <w:t xml:space="preserve"> </w:t>
      </w:r>
      <w:r w:rsidR="00237737">
        <w:rPr>
          <w:sz w:val="24"/>
          <w:szCs w:val="24"/>
        </w:rPr>
        <w:t>analize</w:t>
      </w:r>
      <w:r w:rsidR="006A6589">
        <w:rPr>
          <w:sz w:val="24"/>
          <w:szCs w:val="24"/>
        </w:rPr>
        <w:t xml:space="preserve"> ter reprezentacije podatkov. </w:t>
      </w:r>
      <w:r w:rsidR="007A7CB4" w:rsidRPr="0CE2F5D8">
        <w:rPr>
          <w:sz w:val="24"/>
          <w:szCs w:val="24"/>
        </w:rPr>
        <w:t>Poleg tega uporabnik lahko razvije svoje module in se izogne ročne</w:t>
      </w:r>
      <w:r w:rsidR="00237737">
        <w:rPr>
          <w:sz w:val="24"/>
          <w:szCs w:val="24"/>
        </w:rPr>
        <w:t>mu</w:t>
      </w:r>
      <w:r w:rsidR="007A7CB4" w:rsidRPr="0CE2F5D8">
        <w:rPr>
          <w:sz w:val="24"/>
          <w:szCs w:val="24"/>
        </w:rPr>
        <w:t xml:space="preserve"> urejanj</w:t>
      </w:r>
      <w:r w:rsidR="00237737">
        <w:rPr>
          <w:sz w:val="24"/>
          <w:szCs w:val="24"/>
        </w:rPr>
        <w:t>u</w:t>
      </w:r>
      <w:r w:rsidR="007A7CB4" w:rsidRPr="0CE2F5D8">
        <w:rPr>
          <w:sz w:val="24"/>
          <w:szCs w:val="24"/>
        </w:rPr>
        <w:t xml:space="preserve"> nekaterih besedil.</w:t>
      </w:r>
      <w:r w:rsidR="006A6589" w:rsidRPr="0CE2F5D8">
        <w:rPr>
          <w:sz w:val="24"/>
          <w:szCs w:val="24"/>
        </w:rPr>
        <w:t xml:space="preserve"> </w:t>
      </w:r>
      <w:r w:rsidR="006A6589">
        <w:rPr>
          <w:sz w:val="24"/>
          <w:szCs w:val="24"/>
        </w:rPr>
        <w:t>Implementacija računalniške analize sentimentalnih besedil lahko pomaga tudi pri razvoju umetne inteligence in drugih pogovornih programov.</w:t>
      </w:r>
    </w:p>
    <w:p w14:paraId="2AD777C1" w14:textId="77777777" w:rsidR="00D0228F" w:rsidRDefault="00D0228F">
      <w:pPr>
        <w:rPr>
          <w:rFonts w:eastAsiaTheme="majorEastAsia" w:cstheme="minorHAnsi"/>
          <w:b/>
          <w:bCs/>
          <w:sz w:val="32"/>
          <w:szCs w:val="32"/>
        </w:rPr>
      </w:pPr>
      <w:bookmarkStart w:id="145" w:name="_Toc68892160"/>
      <w:r>
        <w:br w:type="page"/>
      </w:r>
    </w:p>
    <w:p w14:paraId="48AC2C38" w14:textId="0B613268" w:rsidR="004F6A87" w:rsidRDefault="004F6A87" w:rsidP="004F6A87">
      <w:pPr>
        <w:pStyle w:val="Heading1"/>
      </w:pPr>
      <w:r>
        <w:lastRenderedPageBreak/>
        <w:t>Priloge</w:t>
      </w:r>
      <w:bookmarkEnd w:id="145"/>
    </w:p>
    <w:p w14:paraId="2FFBC444" w14:textId="63C38330" w:rsidR="004F6A87" w:rsidRPr="004F6A87" w:rsidRDefault="004F6A87" w:rsidP="004F6A87">
      <w:pPr>
        <w:pStyle w:val="Heading2"/>
      </w:pPr>
      <w:bookmarkStart w:id="146" w:name="_Toc68892161"/>
      <w:r>
        <w:t xml:space="preserve">Koda za menjavo besed oz. znakov v programskem jeziku </w:t>
      </w:r>
      <w:r w:rsidR="00483669">
        <w:t>p</w:t>
      </w:r>
      <w:r>
        <w:t>ython</w:t>
      </w:r>
      <w:bookmarkEnd w:id="146"/>
    </w:p>
    <w:p w14:paraId="0D3B0B8D" w14:textId="3CCE47EA" w:rsidR="00822141" w:rsidRPr="00D8130E" w:rsidRDefault="00AA542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bookmarkStart w:id="147" w:name="_Toc68642444"/>
      <w:r w:rsidRPr="00D8130E">
        <w:rPr>
          <w:rFonts w:ascii="Courier New" w:eastAsia="Times New Roman" w:hAnsi="Courier New" w:cs="Courier New"/>
          <w:color w:val="A9B7C6"/>
          <w:sz w:val="20"/>
          <w:szCs w:val="20"/>
        </w:rPr>
        <w:t>Besede = []</w:t>
      </w:r>
      <w:r w:rsidRPr="00D8130E">
        <w:rPr>
          <w:rFonts w:ascii="Courier New" w:eastAsia="Times New Roman" w:hAnsi="Courier New" w:cs="Courier New"/>
          <w:color w:val="A9B7C6"/>
          <w:sz w:val="20"/>
          <w:szCs w:val="20"/>
        </w:rPr>
        <w:br/>
        <w:t xml:space="preserve">besede = </w:t>
      </w:r>
      <w:r w:rsidRPr="00D8130E">
        <w:rPr>
          <w:rFonts w:ascii="Courier New" w:eastAsia="Times New Roman" w:hAnsi="Courier New" w:cs="Courier New"/>
          <w:color w:val="8888C6"/>
          <w:sz w:val="20"/>
          <w:szCs w:val="20"/>
        </w:rPr>
        <w:t>sum</w:t>
      </w:r>
      <w:r w:rsidRPr="00D8130E">
        <w:rPr>
          <w:rFonts w:ascii="Courier New" w:eastAsia="Times New Roman" w:hAnsi="Courier New" w:cs="Courier New"/>
          <w:color w:val="A9B7C6"/>
          <w:sz w:val="20"/>
          <w:szCs w:val="20"/>
        </w:rPr>
        <w:t>(</w:t>
      </w:r>
      <w:r w:rsidRPr="00D8130E">
        <w:rPr>
          <w:rFonts w:ascii="Courier New" w:eastAsia="Times New Roman" w:hAnsi="Courier New" w:cs="Courier New"/>
          <w:color w:val="6897BB"/>
          <w:sz w:val="20"/>
          <w:szCs w:val="20"/>
        </w:rPr>
        <w:t xml:space="preserve">1 </w:t>
      </w:r>
      <w:r w:rsidRPr="00D8130E">
        <w:rPr>
          <w:rFonts w:ascii="Courier New" w:eastAsia="Times New Roman" w:hAnsi="Courier New" w:cs="Courier New"/>
          <w:color w:val="CC7832"/>
          <w:sz w:val="20"/>
          <w:szCs w:val="20"/>
        </w:rPr>
        <w:t xml:space="preserve">for </w:t>
      </w:r>
      <w:r w:rsidRPr="00D8130E">
        <w:rPr>
          <w:rFonts w:ascii="Courier New" w:eastAsia="Times New Roman" w:hAnsi="Courier New" w:cs="Courier New"/>
          <w:color w:val="A9B7C6"/>
          <w:sz w:val="20"/>
          <w:szCs w:val="20"/>
        </w:rPr>
        <w:t xml:space="preserve">line </w:t>
      </w:r>
      <w:r w:rsidRPr="00D8130E">
        <w:rPr>
          <w:rFonts w:ascii="Courier New" w:eastAsia="Times New Roman" w:hAnsi="Courier New" w:cs="Courier New"/>
          <w:color w:val="CC7832"/>
          <w:sz w:val="20"/>
          <w:szCs w:val="20"/>
        </w:rPr>
        <w:t xml:space="preserve">in </w:t>
      </w:r>
      <w:r w:rsidRPr="00D8130E">
        <w:rPr>
          <w:rFonts w:ascii="Courier New" w:eastAsia="Times New Roman" w:hAnsi="Courier New" w:cs="Courier New"/>
          <w:color w:val="8888C6"/>
          <w:sz w:val="20"/>
          <w:szCs w:val="20"/>
        </w:rPr>
        <w:t>open</w:t>
      </w:r>
      <w:r w:rsidRPr="00D8130E">
        <w:rPr>
          <w:rFonts w:ascii="Courier New" w:eastAsia="Times New Roman" w:hAnsi="Courier New" w:cs="Courier New"/>
          <w:color w:val="A9B7C6"/>
          <w:sz w:val="20"/>
          <w:szCs w:val="20"/>
        </w:rPr>
        <w:t>(</w:t>
      </w:r>
      <w:r w:rsidRPr="00D8130E">
        <w:rPr>
          <w:rFonts w:ascii="Courier New" w:eastAsia="Times New Roman" w:hAnsi="Courier New" w:cs="Courier New"/>
          <w:color w:val="6A8759"/>
          <w:sz w:val="20"/>
          <w:szCs w:val="20"/>
        </w:rPr>
        <w:t>'Besede</w:t>
      </w:r>
      <w:r w:rsidR="003E5CC9">
        <w:rPr>
          <w:rFonts w:ascii="Courier New" w:eastAsia="Times New Roman" w:hAnsi="Courier New" w:cs="Courier New"/>
          <w:color w:val="6A8759"/>
          <w:sz w:val="20"/>
          <w:szCs w:val="20"/>
        </w:rPr>
        <w:t>,</w:t>
      </w:r>
      <w:r w:rsidRPr="00D8130E">
        <w:rPr>
          <w:rFonts w:ascii="Courier New" w:eastAsia="Times New Roman" w:hAnsi="Courier New" w:cs="Courier New"/>
          <w:color w:val="6A8759"/>
          <w:sz w:val="20"/>
          <w:szCs w:val="20"/>
        </w:rPr>
        <w:t xml:space="preserve"> </w:t>
      </w:r>
      <w:r w:rsidR="003E5CC9">
        <w:rPr>
          <w:rFonts w:ascii="Courier New" w:eastAsia="Times New Roman" w:hAnsi="Courier New" w:cs="Courier New"/>
          <w:color w:val="6A8759"/>
          <w:sz w:val="20"/>
          <w:szCs w:val="20"/>
        </w:rPr>
        <w:t>ki jih</w:t>
      </w:r>
      <w:r w:rsidRPr="00D8130E">
        <w:rPr>
          <w:rFonts w:ascii="Courier New" w:eastAsia="Times New Roman" w:hAnsi="Courier New" w:cs="Courier New"/>
          <w:color w:val="6A8759"/>
          <w:sz w:val="20"/>
          <w:szCs w:val="20"/>
        </w:rPr>
        <w:t xml:space="preserve"> hočemo zamenjati.txt'</w:t>
      </w:r>
      <w:r w:rsidRPr="00D8130E">
        <w:rPr>
          <w:rFonts w:ascii="Courier New" w:eastAsia="Times New Roman" w:hAnsi="Courier New" w:cs="Courier New"/>
          <w:color w:val="CC7832"/>
          <w:sz w:val="20"/>
          <w:szCs w:val="20"/>
        </w:rPr>
        <w:t xml:space="preserve">, </w:t>
      </w:r>
      <w:r w:rsidRPr="00D8130E">
        <w:rPr>
          <w:rFonts w:ascii="Courier New" w:eastAsia="Times New Roman" w:hAnsi="Courier New" w:cs="Courier New"/>
          <w:color w:val="AA4926"/>
          <w:sz w:val="20"/>
          <w:szCs w:val="20"/>
        </w:rPr>
        <w:t>encoding</w:t>
      </w:r>
      <w:r w:rsidRPr="00D8130E">
        <w:rPr>
          <w:rFonts w:ascii="Courier New" w:eastAsia="Times New Roman" w:hAnsi="Courier New" w:cs="Courier New"/>
          <w:color w:val="A9B7C6"/>
          <w:sz w:val="20"/>
          <w:szCs w:val="20"/>
        </w:rPr>
        <w:t>=</w:t>
      </w:r>
      <w:r w:rsidRPr="00D8130E">
        <w:rPr>
          <w:rFonts w:ascii="Courier New" w:eastAsia="Times New Roman" w:hAnsi="Courier New" w:cs="Courier New"/>
          <w:color w:val="6A8759"/>
          <w:sz w:val="20"/>
          <w:szCs w:val="20"/>
        </w:rPr>
        <w:t>"utf8"</w:t>
      </w:r>
      <w:r w:rsidRPr="00D8130E">
        <w:rPr>
          <w:rFonts w:ascii="Courier New" w:eastAsia="Times New Roman" w:hAnsi="Courier New" w:cs="Courier New"/>
          <w:color w:val="A9B7C6"/>
          <w:sz w:val="20"/>
          <w:szCs w:val="20"/>
        </w:rPr>
        <w:t xml:space="preserve">)) </w:t>
      </w:r>
    </w:p>
    <w:p w14:paraId="338EE339" w14:textId="77777777" w:rsidR="00822141" w:rsidRPr="00D8130E" w:rsidRDefault="0082214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5BA28428" w14:textId="35D8DE11" w:rsidR="00822141" w:rsidRPr="00D8130E" w:rsidRDefault="00AA542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r w:rsidRPr="00D8130E">
        <w:rPr>
          <w:rFonts w:ascii="Courier New" w:eastAsia="Times New Roman" w:hAnsi="Courier New" w:cs="Courier New"/>
          <w:color w:val="808080"/>
          <w:sz w:val="20"/>
          <w:szCs w:val="20"/>
        </w:rPr>
        <w:t># Prešteje število besed v datoteki</w:t>
      </w:r>
      <w:r w:rsidR="00D8130E" w:rsidRPr="00D8130E">
        <w:rPr>
          <w:rFonts w:ascii="Courier New" w:eastAsia="Times New Roman" w:hAnsi="Courier New" w:cs="Courier New"/>
          <w:color w:val="808080"/>
          <w:sz w:val="20"/>
          <w:szCs w:val="20"/>
        </w:rPr>
        <w:t>.</w:t>
      </w:r>
    </w:p>
    <w:p w14:paraId="446B0694" w14:textId="48EB563A" w:rsidR="00822141" w:rsidRPr="00D8130E" w:rsidRDefault="00AA542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8130E">
        <w:rPr>
          <w:rFonts w:ascii="Courier New" w:eastAsia="Times New Roman" w:hAnsi="Courier New" w:cs="Courier New"/>
          <w:color w:val="808080"/>
          <w:sz w:val="20"/>
          <w:szCs w:val="20"/>
        </w:rPr>
        <w:br/>
      </w:r>
      <w:r w:rsidRPr="00D8130E">
        <w:rPr>
          <w:rFonts w:ascii="Courier New" w:eastAsia="Times New Roman" w:hAnsi="Courier New" w:cs="Courier New"/>
          <w:color w:val="CC7832"/>
          <w:sz w:val="20"/>
          <w:szCs w:val="20"/>
        </w:rPr>
        <w:t xml:space="preserve">with </w:t>
      </w:r>
      <w:r w:rsidRPr="00D8130E">
        <w:rPr>
          <w:rFonts w:ascii="Courier New" w:eastAsia="Times New Roman" w:hAnsi="Courier New" w:cs="Courier New"/>
          <w:color w:val="8888C6"/>
          <w:sz w:val="20"/>
          <w:szCs w:val="20"/>
        </w:rPr>
        <w:t>open</w:t>
      </w:r>
      <w:r w:rsidRPr="00D8130E">
        <w:rPr>
          <w:rFonts w:ascii="Courier New" w:eastAsia="Times New Roman" w:hAnsi="Courier New" w:cs="Courier New"/>
          <w:color w:val="A9B7C6"/>
          <w:sz w:val="20"/>
          <w:szCs w:val="20"/>
        </w:rPr>
        <w:t>(</w:t>
      </w:r>
      <w:r w:rsidRPr="00D8130E">
        <w:rPr>
          <w:rFonts w:ascii="Courier New" w:eastAsia="Times New Roman" w:hAnsi="Courier New" w:cs="Courier New"/>
          <w:color w:val="6A8759"/>
          <w:sz w:val="20"/>
          <w:szCs w:val="20"/>
        </w:rPr>
        <w:t>'Besede</w:t>
      </w:r>
      <w:r w:rsidR="00371AFA" w:rsidRPr="00D8130E">
        <w:rPr>
          <w:rFonts w:ascii="Courier New" w:eastAsia="Times New Roman" w:hAnsi="Courier New" w:cs="Courier New"/>
          <w:color w:val="6A8759"/>
          <w:sz w:val="20"/>
          <w:szCs w:val="20"/>
        </w:rPr>
        <w:t>, ki jih</w:t>
      </w:r>
      <w:r w:rsidRPr="00D8130E">
        <w:rPr>
          <w:rFonts w:ascii="Courier New" w:eastAsia="Times New Roman" w:hAnsi="Courier New" w:cs="Courier New"/>
          <w:color w:val="6A8759"/>
          <w:sz w:val="20"/>
          <w:szCs w:val="20"/>
        </w:rPr>
        <w:t xml:space="preserve"> hočemo zamenjati.txt'</w:t>
      </w:r>
      <w:r w:rsidRPr="00D8130E">
        <w:rPr>
          <w:rFonts w:ascii="Courier New" w:eastAsia="Times New Roman" w:hAnsi="Courier New" w:cs="Courier New"/>
          <w:color w:val="CC7832"/>
          <w:sz w:val="20"/>
          <w:szCs w:val="20"/>
        </w:rPr>
        <w:t xml:space="preserve">, </w:t>
      </w:r>
      <w:r w:rsidRPr="00D8130E">
        <w:rPr>
          <w:rFonts w:ascii="Courier New" w:eastAsia="Times New Roman" w:hAnsi="Courier New" w:cs="Courier New"/>
          <w:color w:val="AA4926"/>
          <w:sz w:val="20"/>
          <w:szCs w:val="20"/>
        </w:rPr>
        <w:t>encoding</w:t>
      </w:r>
      <w:r w:rsidRPr="00D8130E">
        <w:rPr>
          <w:rFonts w:ascii="Courier New" w:eastAsia="Times New Roman" w:hAnsi="Courier New" w:cs="Courier New"/>
          <w:color w:val="A9B7C6"/>
          <w:sz w:val="20"/>
          <w:szCs w:val="20"/>
        </w:rPr>
        <w:t>=</w:t>
      </w:r>
      <w:r w:rsidRPr="00D8130E">
        <w:rPr>
          <w:rFonts w:ascii="Courier New" w:eastAsia="Times New Roman" w:hAnsi="Courier New" w:cs="Courier New"/>
          <w:color w:val="6A8759"/>
          <w:sz w:val="20"/>
          <w:szCs w:val="20"/>
        </w:rPr>
        <w:t>"utf8"</w:t>
      </w:r>
      <w:r w:rsidRPr="00D8130E">
        <w:rPr>
          <w:rFonts w:ascii="Courier New" w:eastAsia="Times New Roman" w:hAnsi="Courier New" w:cs="Courier New"/>
          <w:color w:val="A9B7C6"/>
          <w:sz w:val="20"/>
          <w:szCs w:val="20"/>
        </w:rPr>
        <w:t xml:space="preserve">) </w:t>
      </w:r>
      <w:r w:rsidRPr="00D8130E">
        <w:rPr>
          <w:rFonts w:ascii="Courier New" w:eastAsia="Times New Roman" w:hAnsi="Courier New" w:cs="Courier New"/>
          <w:color w:val="CC7832"/>
          <w:sz w:val="20"/>
          <w:szCs w:val="20"/>
        </w:rPr>
        <w:t xml:space="preserve">as </w:t>
      </w:r>
      <w:r w:rsidRPr="00D8130E">
        <w:rPr>
          <w:rFonts w:ascii="Courier New" w:eastAsia="Times New Roman" w:hAnsi="Courier New" w:cs="Courier New"/>
          <w:color w:val="A9B7C6"/>
          <w:sz w:val="20"/>
          <w:szCs w:val="20"/>
        </w:rPr>
        <w:t xml:space="preserve">f:                   </w:t>
      </w:r>
      <w:r w:rsidRPr="00D8130E">
        <w:rPr>
          <w:rFonts w:ascii="Courier New" w:eastAsia="Times New Roman" w:hAnsi="Courier New" w:cs="Courier New"/>
          <w:color w:val="808080"/>
          <w:sz w:val="20"/>
          <w:szCs w:val="20"/>
        </w:rPr>
        <w:br/>
        <w:t xml:space="preserve">    </w:t>
      </w:r>
      <w:r w:rsidRPr="00D8130E">
        <w:rPr>
          <w:rFonts w:ascii="Courier New" w:eastAsia="Times New Roman" w:hAnsi="Courier New" w:cs="Courier New"/>
          <w:color w:val="CC7832"/>
          <w:sz w:val="20"/>
          <w:szCs w:val="20"/>
        </w:rPr>
        <w:t xml:space="preserve">for </w:t>
      </w:r>
      <w:r w:rsidRPr="00D8130E">
        <w:rPr>
          <w:rFonts w:ascii="Courier New" w:eastAsia="Times New Roman" w:hAnsi="Courier New" w:cs="Courier New"/>
          <w:color w:val="A9B7C6"/>
          <w:sz w:val="20"/>
          <w:szCs w:val="20"/>
        </w:rPr>
        <w:t xml:space="preserve">line </w:t>
      </w:r>
      <w:r w:rsidRPr="00D8130E">
        <w:rPr>
          <w:rFonts w:ascii="Courier New" w:eastAsia="Times New Roman" w:hAnsi="Courier New" w:cs="Courier New"/>
          <w:color w:val="CC7832"/>
          <w:sz w:val="20"/>
          <w:szCs w:val="20"/>
        </w:rPr>
        <w:t xml:space="preserve">in </w:t>
      </w:r>
      <w:r w:rsidRPr="00D8130E">
        <w:rPr>
          <w:rFonts w:ascii="Courier New" w:eastAsia="Times New Roman" w:hAnsi="Courier New" w:cs="Courier New"/>
          <w:color w:val="A9B7C6"/>
          <w:sz w:val="20"/>
          <w:szCs w:val="20"/>
        </w:rPr>
        <w:t xml:space="preserve">f:                                                                       </w:t>
      </w:r>
      <w:r w:rsidRPr="00D8130E">
        <w:rPr>
          <w:rFonts w:ascii="Courier New" w:eastAsia="Times New Roman" w:hAnsi="Courier New" w:cs="Courier New"/>
          <w:color w:val="808080"/>
          <w:sz w:val="20"/>
          <w:szCs w:val="20"/>
        </w:rPr>
        <w:br/>
        <w:t xml:space="preserve">        </w:t>
      </w:r>
      <w:r w:rsidRPr="00D8130E">
        <w:rPr>
          <w:rFonts w:ascii="Courier New" w:eastAsia="Times New Roman" w:hAnsi="Courier New" w:cs="Courier New"/>
          <w:color w:val="A9B7C6"/>
          <w:sz w:val="20"/>
          <w:szCs w:val="20"/>
        </w:rPr>
        <w:t>Besede.append(line.split(</w:t>
      </w:r>
      <w:r w:rsidRPr="00D8130E">
        <w:rPr>
          <w:rFonts w:ascii="Courier New" w:eastAsia="Times New Roman" w:hAnsi="Courier New" w:cs="Courier New"/>
          <w:color w:val="CC7832"/>
          <w:sz w:val="20"/>
          <w:szCs w:val="20"/>
        </w:rPr>
        <w:t xml:space="preserve">None, </w:t>
      </w:r>
      <w:r w:rsidRPr="00D8130E">
        <w:rPr>
          <w:rFonts w:ascii="Courier New" w:eastAsia="Times New Roman" w:hAnsi="Courier New" w:cs="Courier New"/>
          <w:color w:val="6897BB"/>
          <w:sz w:val="20"/>
          <w:szCs w:val="20"/>
        </w:rPr>
        <w:t>1</w:t>
      </w:r>
      <w:r w:rsidRPr="00D8130E">
        <w:rPr>
          <w:rFonts w:ascii="Courier New" w:eastAsia="Times New Roman" w:hAnsi="Courier New" w:cs="Courier New"/>
          <w:color w:val="A9B7C6"/>
          <w:sz w:val="20"/>
          <w:szCs w:val="20"/>
        </w:rPr>
        <w:t>)[</w:t>
      </w:r>
      <w:r w:rsidRPr="00D8130E">
        <w:rPr>
          <w:rFonts w:ascii="Courier New" w:eastAsia="Times New Roman" w:hAnsi="Courier New" w:cs="Courier New"/>
          <w:color w:val="6897BB"/>
          <w:sz w:val="20"/>
          <w:szCs w:val="20"/>
        </w:rPr>
        <w:t>0</w:t>
      </w:r>
      <w:r w:rsidRPr="00D8130E">
        <w:rPr>
          <w:rFonts w:ascii="Courier New" w:eastAsia="Times New Roman" w:hAnsi="Courier New" w:cs="Courier New"/>
          <w:color w:val="A9B7C6"/>
          <w:sz w:val="20"/>
          <w:szCs w:val="20"/>
        </w:rPr>
        <w:t xml:space="preserve">]) </w:t>
      </w:r>
    </w:p>
    <w:p w14:paraId="265092DA" w14:textId="77777777" w:rsidR="00822141" w:rsidRPr="00D8130E" w:rsidRDefault="0082214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13A44A19" w14:textId="0757C431" w:rsidR="00822141" w:rsidRPr="00D8130E" w:rsidRDefault="0082214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8130E">
        <w:rPr>
          <w:rFonts w:ascii="Courier New" w:eastAsia="Times New Roman" w:hAnsi="Courier New" w:cs="Courier New"/>
          <w:color w:val="808080"/>
          <w:sz w:val="20"/>
          <w:szCs w:val="20"/>
        </w:rPr>
        <w:t># program prebere besede, ki smo jih vpisali v izbrani dokument</w:t>
      </w:r>
      <w:r w:rsidR="00AA5421" w:rsidRPr="00D8130E">
        <w:rPr>
          <w:rFonts w:ascii="Courier New" w:eastAsia="Times New Roman" w:hAnsi="Courier New" w:cs="Courier New"/>
          <w:color w:val="A9B7C6"/>
          <w:sz w:val="20"/>
          <w:szCs w:val="20"/>
        </w:rPr>
        <w:t xml:space="preserve">                                </w:t>
      </w:r>
      <w:r w:rsidR="00AA5421" w:rsidRPr="00D8130E">
        <w:rPr>
          <w:rFonts w:ascii="Courier New" w:eastAsia="Times New Roman" w:hAnsi="Courier New" w:cs="Courier New"/>
          <w:color w:val="A9B7C6"/>
          <w:sz w:val="20"/>
          <w:szCs w:val="20"/>
        </w:rPr>
        <w:br/>
      </w:r>
      <w:r w:rsidR="00AA5421" w:rsidRPr="00D8130E">
        <w:rPr>
          <w:rFonts w:ascii="Courier New" w:eastAsia="Times New Roman" w:hAnsi="Courier New" w:cs="Courier New"/>
          <w:color w:val="A9B7C6"/>
          <w:sz w:val="20"/>
          <w:szCs w:val="20"/>
        </w:rPr>
        <w:br/>
        <w:t>Zamenjava = []</w:t>
      </w:r>
      <w:r w:rsidR="00AA5421" w:rsidRPr="00D8130E">
        <w:rPr>
          <w:rFonts w:ascii="Courier New" w:eastAsia="Times New Roman" w:hAnsi="Courier New" w:cs="Courier New"/>
          <w:color w:val="A9B7C6"/>
          <w:sz w:val="20"/>
          <w:szCs w:val="20"/>
        </w:rPr>
        <w:br/>
        <w:t xml:space="preserve">zamenjava = </w:t>
      </w:r>
      <w:r w:rsidR="00AA5421" w:rsidRPr="00D8130E">
        <w:rPr>
          <w:rFonts w:ascii="Courier New" w:eastAsia="Times New Roman" w:hAnsi="Courier New" w:cs="Courier New"/>
          <w:color w:val="8888C6"/>
          <w:sz w:val="20"/>
          <w:szCs w:val="20"/>
        </w:rPr>
        <w:t>sum</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897BB"/>
          <w:sz w:val="20"/>
          <w:szCs w:val="20"/>
        </w:rPr>
        <w:t xml:space="preserve">1 </w:t>
      </w:r>
      <w:r w:rsidR="00AA5421" w:rsidRPr="00D8130E">
        <w:rPr>
          <w:rFonts w:ascii="Courier New" w:eastAsia="Times New Roman" w:hAnsi="Courier New" w:cs="Courier New"/>
          <w:color w:val="CC7832"/>
          <w:sz w:val="20"/>
          <w:szCs w:val="20"/>
        </w:rPr>
        <w:t xml:space="preserve">for </w:t>
      </w:r>
      <w:r w:rsidR="00AA5421" w:rsidRPr="00D8130E">
        <w:rPr>
          <w:rFonts w:ascii="Courier New" w:eastAsia="Times New Roman" w:hAnsi="Courier New" w:cs="Courier New"/>
          <w:color w:val="A9B7C6"/>
          <w:sz w:val="20"/>
          <w:szCs w:val="20"/>
        </w:rPr>
        <w:t xml:space="preserve">line </w:t>
      </w:r>
      <w:r w:rsidR="00AA5421" w:rsidRPr="00D8130E">
        <w:rPr>
          <w:rFonts w:ascii="Courier New" w:eastAsia="Times New Roman" w:hAnsi="Courier New" w:cs="Courier New"/>
          <w:color w:val="CC7832"/>
          <w:sz w:val="20"/>
          <w:szCs w:val="20"/>
        </w:rPr>
        <w:t xml:space="preserve">in </w:t>
      </w:r>
      <w:r w:rsidR="00AA5421" w:rsidRPr="00D8130E">
        <w:rPr>
          <w:rFonts w:ascii="Courier New" w:eastAsia="Times New Roman" w:hAnsi="Courier New" w:cs="Courier New"/>
          <w:color w:val="8888C6"/>
          <w:sz w:val="20"/>
          <w:szCs w:val="20"/>
        </w:rPr>
        <w:t>open</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'Besede v katere hočemo zamenjati.txt'</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AA4926"/>
          <w:sz w:val="20"/>
          <w:szCs w:val="20"/>
        </w:rPr>
        <w:t>encoding</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"utf8"</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A9B7C6"/>
          <w:sz w:val="20"/>
          <w:szCs w:val="20"/>
        </w:rPr>
        <w:br/>
      </w:r>
      <w:r w:rsidR="00AA5421" w:rsidRPr="00D8130E">
        <w:rPr>
          <w:rFonts w:ascii="Courier New" w:eastAsia="Times New Roman" w:hAnsi="Courier New" w:cs="Courier New"/>
          <w:color w:val="CC7832"/>
          <w:sz w:val="20"/>
          <w:szCs w:val="20"/>
        </w:rPr>
        <w:t xml:space="preserve">with </w:t>
      </w:r>
      <w:r w:rsidR="00AA5421" w:rsidRPr="00D8130E">
        <w:rPr>
          <w:rFonts w:ascii="Courier New" w:eastAsia="Times New Roman" w:hAnsi="Courier New" w:cs="Courier New"/>
          <w:color w:val="8888C6"/>
          <w:sz w:val="20"/>
          <w:szCs w:val="20"/>
        </w:rPr>
        <w:t>open</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'Besede</w:t>
      </w:r>
      <w:r w:rsidR="00371AFA" w:rsidRPr="00D8130E">
        <w:rPr>
          <w:rFonts w:ascii="Courier New" w:eastAsia="Times New Roman" w:hAnsi="Courier New" w:cs="Courier New"/>
          <w:color w:val="6A8759"/>
          <w:sz w:val="20"/>
          <w:szCs w:val="20"/>
        </w:rPr>
        <w:t>,</w:t>
      </w:r>
      <w:r w:rsidR="00AA5421" w:rsidRPr="00D8130E">
        <w:rPr>
          <w:rFonts w:ascii="Courier New" w:eastAsia="Times New Roman" w:hAnsi="Courier New" w:cs="Courier New"/>
          <w:color w:val="6A8759"/>
          <w:sz w:val="20"/>
          <w:szCs w:val="20"/>
        </w:rPr>
        <w:t xml:space="preserve"> v katere hočemo zamenjati.txt'</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AA4926"/>
          <w:sz w:val="20"/>
          <w:szCs w:val="20"/>
        </w:rPr>
        <w:t>encoding</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"utf8"</w:t>
      </w:r>
      <w:r w:rsidR="00AA5421" w:rsidRPr="00D8130E">
        <w:rPr>
          <w:rFonts w:ascii="Courier New" w:eastAsia="Times New Roman" w:hAnsi="Courier New" w:cs="Courier New"/>
          <w:color w:val="A9B7C6"/>
          <w:sz w:val="20"/>
          <w:szCs w:val="20"/>
        </w:rPr>
        <w:t xml:space="preserve">) </w:t>
      </w:r>
      <w:r w:rsidR="00AA5421" w:rsidRPr="00D8130E">
        <w:rPr>
          <w:rFonts w:ascii="Courier New" w:eastAsia="Times New Roman" w:hAnsi="Courier New" w:cs="Courier New"/>
          <w:color w:val="CC7832"/>
          <w:sz w:val="20"/>
          <w:szCs w:val="20"/>
        </w:rPr>
        <w:t xml:space="preserve">as </w:t>
      </w:r>
      <w:r w:rsidR="00AA5421" w:rsidRPr="00D8130E">
        <w:rPr>
          <w:rFonts w:ascii="Courier New" w:eastAsia="Times New Roman" w:hAnsi="Courier New" w:cs="Courier New"/>
          <w:color w:val="A9B7C6"/>
          <w:sz w:val="20"/>
          <w:szCs w:val="20"/>
        </w:rPr>
        <w:t xml:space="preserve">f:                 </w:t>
      </w:r>
      <w:r w:rsidR="00AA5421" w:rsidRPr="00D8130E">
        <w:rPr>
          <w:rFonts w:ascii="Courier New" w:eastAsia="Times New Roman" w:hAnsi="Courier New" w:cs="Courier New"/>
          <w:color w:val="808080"/>
          <w:sz w:val="20"/>
          <w:szCs w:val="20"/>
        </w:rPr>
        <w:t xml:space="preserve">    </w:t>
      </w:r>
      <w:r w:rsidR="00AA5421" w:rsidRPr="00D8130E">
        <w:rPr>
          <w:rFonts w:ascii="Courier New" w:eastAsia="Times New Roman" w:hAnsi="Courier New" w:cs="Courier New"/>
          <w:color w:val="CC7832"/>
          <w:sz w:val="20"/>
          <w:szCs w:val="20"/>
        </w:rPr>
        <w:t xml:space="preserve">for </w:t>
      </w:r>
      <w:r w:rsidR="00AA5421" w:rsidRPr="00D8130E">
        <w:rPr>
          <w:rFonts w:ascii="Courier New" w:eastAsia="Times New Roman" w:hAnsi="Courier New" w:cs="Courier New"/>
          <w:color w:val="A9B7C6"/>
          <w:sz w:val="20"/>
          <w:szCs w:val="20"/>
        </w:rPr>
        <w:t xml:space="preserve">line </w:t>
      </w:r>
      <w:r w:rsidR="00AA5421" w:rsidRPr="00D8130E">
        <w:rPr>
          <w:rFonts w:ascii="Courier New" w:eastAsia="Times New Roman" w:hAnsi="Courier New" w:cs="Courier New"/>
          <w:color w:val="CC7832"/>
          <w:sz w:val="20"/>
          <w:szCs w:val="20"/>
        </w:rPr>
        <w:t xml:space="preserve">in </w:t>
      </w:r>
      <w:r w:rsidR="00AA5421" w:rsidRPr="00D8130E">
        <w:rPr>
          <w:rFonts w:ascii="Courier New" w:eastAsia="Times New Roman" w:hAnsi="Courier New" w:cs="Courier New"/>
          <w:color w:val="A9B7C6"/>
          <w:sz w:val="20"/>
          <w:szCs w:val="20"/>
        </w:rPr>
        <w:t xml:space="preserve">f:                                                                       </w:t>
      </w:r>
      <w:r w:rsidR="00AA5421" w:rsidRPr="00D8130E">
        <w:rPr>
          <w:rFonts w:ascii="Courier New" w:eastAsia="Times New Roman" w:hAnsi="Courier New" w:cs="Courier New"/>
          <w:color w:val="808080"/>
          <w:sz w:val="20"/>
          <w:szCs w:val="20"/>
        </w:rPr>
        <w:br/>
        <w:t xml:space="preserve">        </w:t>
      </w:r>
      <w:r w:rsidR="00AA5421" w:rsidRPr="00D8130E">
        <w:rPr>
          <w:rFonts w:ascii="Courier New" w:eastAsia="Times New Roman" w:hAnsi="Courier New" w:cs="Courier New"/>
          <w:color w:val="A9B7C6"/>
          <w:sz w:val="20"/>
          <w:szCs w:val="20"/>
        </w:rPr>
        <w:t>Zamenjava.append(line.split(</w:t>
      </w:r>
      <w:r w:rsidR="00AA5421" w:rsidRPr="00D8130E">
        <w:rPr>
          <w:rFonts w:ascii="Courier New" w:eastAsia="Times New Roman" w:hAnsi="Courier New" w:cs="Courier New"/>
          <w:color w:val="CC7832"/>
          <w:sz w:val="20"/>
          <w:szCs w:val="20"/>
        </w:rPr>
        <w:t xml:space="preserve">None, </w:t>
      </w:r>
      <w:r w:rsidR="00AA5421" w:rsidRPr="00D8130E">
        <w:rPr>
          <w:rFonts w:ascii="Courier New" w:eastAsia="Times New Roman" w:hAnsi="Courier New" w:cs="Courier New"/>
          <w:color w:val="6897BB"/>
          <w:sz w:val="20"/>
          <w:szCs w:val="20"/>
        </w:rPr>
        <w:t>1</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897BB"/>
          <w:sz w:val="20"/>
          <w:szCs w:val="20"/>
        </w:rPr>
        <w:t>0</w:t>
      </w:r>
      <w:r w:rsidRPr="00D8130E">
        <w:rPr>
          <w:rFonts w:ascii="Courier New" w:eastAsia="Times New Roman" w:hAnsi="Courier New" w:cs="Courier New"/>
          <w:color w:val="A9B7C6"/>
          <w:sz w:val="20"/>
          <w:szCs w:val="20"/>
        </w:rPr>
        <w:t>])</w:t>
      </w:r>
    </w:p>
    <w:p w14:paraId="24872716" w14:textId="77777777" w:rsidR="00822141" w:rsidRPr="00D8130E" w:rsidRDefault="0082214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37BD5419" w14:textId="511BE2CE" w:rsidR="00822141" w:rsidRPr="00D8130E" w:rsidRDefault="0082214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8130E">
        <w:rPr>
          <w:rFonts w:ascii="Courier New" w:eastAsia="Times New Roman" w:hAnsi="Courier New" w:cs="Courier New"/>
          <w:color w:val="808080"/>
          <w:sz w:val="20"/>
          <w:szCs w:val="20"/>
        </w:rPr>
        <w:t xml:space="preserve"># </w:t>
      </w:r>
      <w:r w:rsidR="00D8130E" w:rsidRPr="00D8130E">
        <w:rPr>
          <w:rFonts w:ascii="Courier New" w:eastAsia="Times New Roman" w:hAnsi="Courier New" w:cs="Courier New"/>
          <w:color w:val="808080"/>
          <w:sz w:val="20"/>
          <w:szCs w:val="20"/>
        </w:rPr>
        <w:t>P</w:t>
      </w:r>
      <w:r w:rsidRPr="00D8130E">
        <w:rPr>
          <w:rFonts w:ascii="Courier New" w:eastAsia="Times New Roman" w:hAnsi="Courier New" w:cs="Courier New"/>
          <w:color w:val="808080"/>
          <w:sz w:val="20"/>
          <w:szCs w:val="20"/>
        </w:rPr>
        <w:t xml:space="preserve">rogram prebere besede, ki smo jih vpisali v izbrani </w:t>
      </w:r>
      <w:r w:rsidR="00D8130E" w:rsidRPr="00D8130E">
        <w:rPr>
          <w:rFonts w:ascii="Courier New" w:eastAsia="Times New Roman" w:hAnsi="Courier New" w:cs="Courier New"/>
          <w:color w:val="808080"/>
          <w:sz w:val="20"/>
          <w:szCs w:val="20"/>
        </w:rPr>
        <w:t>document.</w:t>
      </w:r>
      <w:r w:rsidRPr="00D8130E">
        <w:rPr>
          <w:rFonts w:ascii="Courier New" w:eastAsia="Times New Roman" w:hAnsi="Courier New" w:cs="Courier New"/>
          <w:color w:val="808080"/>
          <w:sz w:val="20"/>
          <w:szCs w:val="20"/>
        </w:rPr>
        <w:br/>
      </w:r>
      <w:r w:rsidRPr="00D8130E">
        <w:rPr>
          <w:rFonts w:ascii="Courier New" w:eastAsia="Times New Roman" w:hAnsi="Courier New" w:cs="Courier New"/>
          <w:color w:val="A9B7C6"/>
          <w:sz w:val="20"/>
          <w:szCs w:val="20"/>
        </w:rPr>
        <w:br/>
      </w:r>
      <w:r w:rsidR="00AA5421" w:rsidRPr="00D8130E">
        <w:rPr>
          <w:rFonts w:ascii="Courier New" w:eastAsia="Times New Roman" w:hAnsi="Courier New" w:cs="Courier New"/>
          <w:color w:val="A9B7C6"/>
          <w:sz w:val="20"/>
          <w:szCs w:val="20"/>
        </w:rPr>
        <w:br/>
        <w:t xml:space="preserve">začetno_besedilo = </w:t>
      </w:r>
      <w:r w:rsidR="00AA5421" w:rsidRPr="00D8130E">
        <w:rPr>
          <w:rFonts w:ascii="Courier New" w:eastAsia="Times New Roman" w:hAnsi="Courier New" w:cs="Courier New"/>
          <w:color w:val="8888C6"/>
          <w:sz w:val="20"/>
          <w:szCs w:val="20"/>
        </w:rPr>
        <w:t>open</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"Neprocesirano besedilo.txt"</w:t>
      </w:r>
      <w:r w:rsidR="00AA5421" w:rsidRPr="00D8130E">
        <w:rPr>
          <w:rFonts w:ascii="Courier New" w:eastAsia="Times New Roman" w:hAnsi="Courier New" w:cs="Courier New"/>
          <w:color w:val="CC7832"/>
          <w:sz w:val="20"/>
          <w:szCs w:val="20"/>
        </w:rPr>
        <w:t>,</w:t>
      </w:r>
      <w:r w:rsidR="00AA5421" w:rsidRPr="00D8130E">
        <w:rPr>
          <w:rFonts w:ascii="Courier New" w:eastAsia="Times New Roman" w:hAnsi="Courier New" w:cs="Courier New"/>
          <w:color w:val="AA4926"/>
          <w:sz w:val="20"/>
          <w:szCs w:val="20"/>
        </w:rPr>
        <w:t>encoding</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"utf8"</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A9B7C6"/>
          <w:sz w:val="20"/>
          <w:szCs w:val="20"/>
        </w:rPr>
        <w:br/>
        <w:t xml:space="preserve">line = začetno_besedilo.read().lower()                                       </w:t>
      </w:r>
      <w:r w:rsidR="00AA5421" w:rsidRPr="00D8130E">
        <w:rPr>
          <w:rFonts w:ascii="Courier New" w:eastAsia="Times New Roman" w:hAnsi="Courier New" w:cs="Courier New"/>
          <w:color w:val="808080"/>
          <w:sz w:val="20"/>
          <w:szCs w:val="20"/>
        </w:rPr>
        <w:br/>
      </w:r>
      <w:r w:rsidR="00AA5421" w:rsidRPr="00D8130E">
        <w:rPr>
          <w:rFonts w:ascii="Courier New" w:eastAsia="Times New Roman" w:hAnsi="Courier New" w:cs="Courier New"/>
          <w:color w:val="A9B7C6"/>
          <w:sz w:val="20"/>
          <w:szCs w:val="20"/>
        </w:rPr>
        <w:t>začetno_besedilo.close()</w:t>
      </w:r>
    </w:p>
    <w:p w14:paraId="74D139E4" w14:textId="0D1BC506" w:rsidR="00AA5421" w:rsidRPr="00D8130E" w:rsidRDefault="00822141" w:rsidP="00AA54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8130E">
        <w:rPr>
          <w:rFonts w:ascii="Courier New" w:eastAsia="Times New Roman" w:hAnsi="Courier New" w:cs="Courier New"/>
          <w:color w:val="808080"/>
          <w:sz w:val="20"/>
          <w:szCs w:val="20"/>
        </w:rPr>
        <w:t># Kopira vstavljeno besedilo</w:t>
      </w:r>
      <w:r w:rsidR="00AA5421" w:rsidRPr="00D8130E">
        <w:rPr>
          <w:rFonts w:ascii="Courier New" w:eastAsia="Times New Roman" w:hAnsi="Courier New" w:cs="Courier New"/>
          <w:color w:val="A9B7C6"/>
          <w:sz w:val="20"/>
          <w:szCs w:val="20"/>
        </w:rPr>
        <w:br/>
      </w:r>
      <w:r w:rsidR="00AA5421" w:rsidRPr="00D8130E">
        <w:rPr>
          <w:rFonts w:ascii="Courier New" w:eastAsia="Times New Roman" w:hAnsi="Courier New" w:cs="Courier New"/>
          <w:color w:val="A9B7C6"/>
          <w:sz w:val="20"/>
          <w:szCs w:val="20"/>
        </w:rPr>
        <w:br/>
        <w:t xml:space="preserve">končno_besedilo = </w:t>
      </w:r>
      <w:r w:rsidR="00AA5421" w:rsidRPr="00D8130E">
        <w:rPr>
          <w:rFonts w:ascii="Courier New" w:eastAsia="Times New Roman" w:hAnsi="Courier New" w:cs="Courier New"/>
          <w:color w:val="8888C6"/>
          <w:sz w:val="20"/>
          <w:szCs w:val="20"/>
        </w:rPr>
        <w:t>open</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"Končno besedilo.txt"</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6A8759"/>
          <w:sz w:val="20"/>
          <w:szCs w:val="20"/>
        </w:rPr>
        <w:t>"w"</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AA4926"/>
          <w:sz w:val="20"/>
          <w:szCs w:val="20"/>
        </w:rPr>
        <w:t>encoding</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"utf8"</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A9B7C6"/>
          <w:sz w:val="20"/>
          <w:szCs w:val="20"/>
        </w:rPr>
        <w:br/>
        <w:t xml:space="preserve">končno_besedilo.write(line)                                                  </w:t>
      </w:r>
      <w:r w:rsidR="00AA5421" w:rsidRPr="00D8130E">
        <w:rPr>
          <w:rFonts w:ascii="Courier New" w:eastAsia="Times New Roman" w:hAnsi="Courier New" w:cs="Courier New"/>
          <w:color w:val="808080"/>
          <w:sz w:val="20"/>
          <w:szCs w:val="20"/>
        </w:rPr>
        <w:br/>
      </w:r>
      <w:r w:rsidR="00AA5421" w:rsidRPr="00D8130E">
        <w:rPr>
          <w:rFonts w:ascii="Courier New" w:eastAsia="Times New Roman" w:hAnsi="Courier New" w:cs="Courier New"/>
          <w:color w:val="A9B7C6"/>
          <w:sz w:val="20"/>
          <w:szCs w:val="20"/>
        </w:rPr>
        <w:t xml:space="preserve">končno_besedilo.close()                                                      </w:t>
      </w:r>
      <w:r w:rsidR="00AA5421" w:rsidRPr="00D8130E">
        <w:rPr>
          <w:rFonts w:ascii="Courier New" w:eastAsia="Times New Roman" w:hAnsi="Courier New" w:cs="Courier New"/>
          <w:color w:val="808080"/>
          <w:sz w:val="20"/>
          <w:szCs w:val="20"/>
        </w:rPr>
        <w:t xml:space="preserve"># </w:t>
      </w:r>
      <w:r w:rsidRPr="00D8130E">
        <w:rPr>
          <w:rFonts w:ascii="Courier New" w:eastAsia="Times New Roman" w:hAnsi="Courier New" w:cs="Courier New"/>
          <w:color w:val="808080"/>
          <w:sz w:val="20"/>
          <w:szCs w:val="20"/>
        </w:rPr>
        <w:t xml:space="preserve">Shrani kopijo vstavljenega </w:t>
      </w:r>
      <w:r w:rsidR="00AA5421" w:rsidRPr="00D8130E">
        <w:rPr>
          <w:rFonts w:ascii="Courier New" w:eastAsia="Times New Roman" w:hAnsi="Courier New" w:cs="Courier New"/>
          <w:color w:val="808080"/>
          <w:sz w:val="20"/>
          <w:szCs w:val="20"/>
        </w:rPr>
        <w:t>besedila v končni dokument.</w:t>
      </w:r>
      <w:r w:rsidR="00AA5421" w:rsidRPr="00D8130E">
        <w:rPr>
          <w:rFonts w:ascii="Courier New" w:eastAsia="Times New Roman" w:hAnsi="Courier New" w:cs="Courier New"/>
          <w:color w:val="808080"/>
          <w:sz w:val="20"/>
          <w:szCs w:val="20"/>
        </w:rPr>
        <w:br/>
      </w:r>
      <w:r w:rsidR="00AA5421" w:rsidRPr="00D8130E">
        <w:rPr>
          <w:rFonts w:ascii="Courier New" w:eastAsia="Times New Roman" w:hAnsi="Courier New" w:cs="Courier New"/>
          <w:color w:val="808080"/>
          <w:sz w:val="20"/>
          <w:szCs w:val="20"/>
        </w:rPr>
        <w:br/>
      </w:r>
      <w:r w:rsidR="00AA5421" w:rsidRPr="00D8130E">
        <w:rPr>
          <w:rFonts w:ascii="Courier New" w:eastAsia="Times New Roman" w:hAnsi="Courier New" w:cs="Courier New"/>
          <w:color w:val="CC7832"/>
          <w:sz w:val="20"/>
          <w:szCs w:val="20"/>
        </w:rPr>
        <w:t xml:space="preserve">for </w:t>
      </w:r>
      <w:r w:rsidR="00AA5421" w:rsidRPr="00D8130E">
        <w:rPr>
          <w:rFonts w:ascii="Courier New" w:eastAsia="Times New Roman" w:hAnsi="Courier New" w:cs="Courier New"/>
          <w:color w:val="A9B7C6"/>
          <w:sz w:val="20"/>
          <w:szCs w:val="20"/>
        </w:rPr>
        <w:t xml:space="preserve">i </w:t>
      </w:r>
      <w:r w:rsidR="00AA5421" w:rsidRPr="00D8130E">
        <w:rPr>
          <w:rFonts w:ascii="Courier New" w:eastAsia="Times New Roman" w:hAnsi="Courier New" w:cs="Courier New"/>
          <w:color w:val="CC7832"/>
          <w:sz w:val="20"/>
          <w:szCs w:val="20"/>
        </w:rPr>
        <w:t xml:space="preserve">in </w:t>
      </w:r>
      <w:r w:rsidR="00AA5421" w:rsidRPr="00D8130E">
        <w:rPr>
          <w:rFonts w:ascii="Courier New" w:eastAsia="Times New Roman" w:hAnsi="Courier New" w:cs="Courier New"/>
          <w:color w:val="8888C6"/>
          <w:sz w:val="20"/>
          <w:szCs w:val="20"/>
        </w:rPr>
        <w:t>range</w:t>
      </w:r>
      <w:r w:rsidR="00AA5421" w:rsidRPr="00D8130E">
        <w:rPr>
          <w:rFonts w:ascii="Courier New" w:eastAsia="Times New Roman" w:hAnsi="Courier New" w:cs="Courier New"/>
          <w:color w:val="A9B7C6"/>
          <w:sz w:val="20"/>
          <w:szCs w:val="20"/>
        </w:rPr>
        <w:t>(besede):</w:t>
      </w:r>
      <w:r w:rsidR="00AA5421" w:rsidRPr="00D8130E">
        <w:rPr>
          <w:rFonts w:ascii="Courier New" w:eastAsia="Times New Roman" w:hAnsi="Courier New" w:cs="Courier New"/>
          <w:color w:val="A9B7C6"/>
          <w:sz w:val="20"/>
          <w:szCs w:val="20"/>
        </w:rPr>
        <w:br/>
        <w:t xml:space="preserve">    končno_besedilo = </w:t>
      </w:r>
      <w:r w:rsidR="00AA5421" w:rsidRPr="00D8130E">
        <w:rPr>
          <w:rFonts w:ascii="Courier New" w:eastAsia="Times New Roman" w:hAnsi="Courier New" w:cs="Courier New"/>
          <w:color w:val="8888C6"/>
          <w:sz w:val="20"/>
          <w:szCs w:val="20"/>
        </w:rPr>
        <w:t>open</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"Končno besedilo.txt"</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6A8759"/>
          <w:sz w:val="20"/>
          <w:szCs w:val="20"/>
        </w:rPr>
        <w:t>"r"</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AA4926"/>
          <w:sz w:val="20"/>
          <w:szCs w:val="20"/>
        </w:rPr>
        <w:t>encoding</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"utf8"</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A9B7C6"/>
          <w:sz w:val="20"/>
          <w:szCs w:val="20"/>
        </w:rPr>
        <w:br/>
        <w:t xml:space="preserve">    line = končno_besedilo.read().lower().replace(Besede[i]</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A9B7C6"/>
          <w:sz w:val="20"/>
          <w:szCs w:val="20"/>
        </w:rPr>
        <w:t xml:space="preserve">Zamenjava[i])   </w:t>
      </w:r>
      <w:r w:rsidR="00AA5421" w:rsidRPr="00D8130E">
        <w:rPr>
          <w:rFonts w:ascii="Courier New" w:eastAsia="Times New Roman" w:hAnsi="Courier New" w:cs="Courier New"/>
          <w:color w:val="808080"/>
          <w:sz w:val="20"/>
          <w:szCs w:val="20"/>
        </w:rPr>
        <w:t># Odpre izbrani do</w:t>
      </w:r>
      <w:r w:rsidR="00D8130E">
        <w:rPr>
          <w:rFonts w:ascii="Courier New" w:eastAsia="Times New Roman" w:hAnsi="Courier New" w:cs="Courier New"/>
          <w:color w:val="808080"/>
          <w:sz w:val="20"/>
          <w:szCs w:val="20"/>
        </w:rPr>
        <w:t>k</w:t>
      </w:r>
      <w:r w:rsidR="00AA5421" w:rsidRPr="00D8130E">
        <w:rPr>
          <w:rFonts w:ascii="Courier New" w:eastAsia="Times New Roman" w:hAnsi="Courier New" w:cs="Courier New"/>
          <w:color w:val="808080"/>
          <w:sz w:val="20"/>
          <w:szCs w:val="20"/>
        </w:rPr>
        <w:t>ument</w:t>
      </w:r>
      <w:r w:rsidR="00D8130E">
        <w:rPr>
          <w:rFonts w:ascii="Courier New" w:eastAsia="Times New Roman" w:hAnsi="Courier New" w:cs="Courier New"/>
          <w:color w:val="808080"/>
          <w:sz w:val="20"/>
          <w:szCs w:val="20"/>
        </w:rPr>
        <w:t>,</w:t>
      </w:r>
      <w:r w:rsidR="00AA5421" w:rsidRPr="00D8130E">
        <w:rPr>
          <w:rFonts w:ascii="Courier New" w:eastAsia="Times New Roman" w:hAnsi="Courier New" w:cs="Courier New"/>
          <w:color w:val="808080"/>
          <w:sz w:val="20"/>
          <w:szCs w:val="20"/>
        </w:rPr>
        <w:t xml:space="preserve"> ga kopira in preuredi kopijo.</w:t>
      </w:r>
      <w:r w:rsidR="00AA5421" w:rsidRPr="00D8130E">
        <w:rPr>
          <w:rFonts w:ascii="Courier New" w:eastAsia="Times New Roman" w:hAnsi="Courier New" w:cs="Courier New"/>
          <w:color w:val="808080"/>
          <w:sz w:val="20"/>
          <w:szCs w:val="20"/>
        </w:rPr>
        <w:br/>
        <w:t xml:space="preserve">    </w:t>
      </w:r>
      <w:r w:rsidR="00AA5421" w:rsidRPr="00D8130E">
        <w:rPr>
          <w:rFonts w:ascii="Courier New" w:eastAsia="Times New Roman" w:hAnsi="Courier New" w:cs="Courier New"/>
          <w:color w:val="A9B7C6"/>
          <w:sz w:val="20"/>
          <w:szCs w:val="20"/>
        </w:rPr>
        <w:t>končno_besedilo.close()</w:t>
      </w:r>
      <w:r w:rsidR="00AA5421" w:rsidRPr="00D8130E">
        <w:rPr>
          <w:rFonts w:ascii="Courier New" w:eastAsia="Times New Roman" w:hAnsi="Courier New" w:cs="Courier New"/>
          <w:color w:val="A9B7C6"/>
          <w:sz w:val="20"/>
          <w:szCs w:val="20"/>
        </w:rPr>
        <w:br/>
        <w:t xml:space="preserve">    končno_besedilo = </w:t>
      </w:r>
      <w:r w:rsidR="00AA5421" w:rsidRPr="00D8130E">
        <w:rPr>
          <w:rFonts w:ascii="Courier New" w:eastAsia="Times New Roman" w:hAnsi="Courier New" w:cs="Courier New"/>
          <w:color w:val="8888C6"/>
          <w:sz w:val="20"/>
          <w:szCs w:val="20"/>
        </w:rPr>
        <w:t>open</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"Končno besedilo.txt"</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6A8759"/>
          <w:sz w:val="20"/>
          <w:szCs w:val="20"/>
        </w:rPr>
        <w:t>"w"</w:t>
      </w:r>
      <w:r w:rsidR="00AA5421" w:rsidRPr="00D8130E">
        <w:rPr>
          <w:rFonts w:ascii="Courier New" w:eastAsia="Times New Roman" w:hAnsi="Courier New" w:cs="Courier New"/>
          <w:color w:val="CC7832"/>
          <w:sz w:val="20"/>
          <w:szCs w:val="20"/>
        </w:rPr>
        <w:t xml:space="preserve">, </w:t>
      </w:r>
      <w:r w:rsidR="00AA5421" w:rsidRPr="00D8130E">
        <w:rPr>
          <w:rFonts w:ascii="Courier New" w:eastAsia="Times New Roman" w:hAnsi="Courier New" w:cs="Courier New"/>
          <w:color w:val="AA4926"/>
          <w:sz w:val="20"/>
          <w:szCs w:val="20"/>
        </w:rPr>
        <w:t>encoding</w:t>
      </w:r>
      <w:r w:rsidR="00AA5421" w:rsidRPr="00D8130E">
        <w:rPr>
          <w:rFonts w:ascii="Courier New" w:eastAsia="Times New Roman" w:hAnsi="Courier New" w:cs="Courier New"/>
          <w:color w:val="A9B7C6"/>
          <w:sz w:val="20"/>
          <w:szCs w:val="20"/>
        </w:rPr>
        <w:t>=</w:t>
      </w:r>
      <w:r w:rsidR="00AA5421" w:rsidRPr="00D8130E">
        <w:rPr>
          <w:rFonts w:ascii="Courier New" w:eastAsia="Times New Roman" w:hAnsi="Courier New" w:cs="Courier New"/>
          <w:color w:val="6A8759"/>
          <w:sz w:val="20"/>
          <w:szCs w:val="20"/>
        </w:rPr>
        <w:t>"utf8"</w:t>
      </w:r>
      <w:r w:rsidR="00AA5421" w:rsidRPr="00D8130E">
        <w:rPr>
          <w:rFonts w:ascii="Courier New" w:eastAsia="Times New Roman" w:hAnsi="Courier New" w:cs="Courier New"/>
          <w:color w:val="A9B7C6"/>
          <w:sz w:val="20"/>
          <w:szCs w:val="20"/>
        </w:rPr>
        <w:t xml:space="preserve">)      </w:t>
      </w:r>
      <w:r w:rsidR="00AA5421" w:rsidRPr="00D8130E">
        <w:rPr>
          <w:rFonts w:ascii="Courier New" w:eastAsia="Times New Roman" w:hAnsi="Courier New" w:cs="Courier New"/>
          <w:color w:val="808080"/>
          <w:sz w:val="20"/>
          <w:szCs w:val="20"/>
        </w:rPr>
        <w:br/>
        <w:t xml:space="preserve">    </w:t>
      </w:r>
      <w:r w:rsidR="00AA5421" w:rsidRPr="00D8130E">
        <w:rPr>
          <w:rFonts w:ascii="Courier New" w:eastAsia="Times New Roman" w:hAnsi="Courier New" w:cs="Courier New"/>
          <w:color w:val="A9B7C6"/>
          <w:sz w:val="20"/>
          <w:szCs w:val="20"/>
        </w:rPr>
        <w:t xml:space="preserve">končno_besedilo.write(line)                                              </w:t>
      </w:r>
      <w:r w:rsidR="00AA5421" w:rsidRPr="00D8130E">
        <w:rPr>
          <w:rFonts w:ascii="Courier New" w:eastAsia="Times New Roman" w:hAnsi="Courier New" w:cs="Courier New"/>
          <w:color w:val="808080"/>
          <w:sz w:val="20"/>
          <w:szCs w:val="20"/>
        </w:rPr>
        <w:br/>
        <w:t xml:space="preserve">    </w:t>
      </w:r>
      <w:r w:rsidR="00AA5421" w:rsidRPr="00D8130E">
        <w:rPr>
          <w:rFonts w:ascii="Courier New" w:eastAsia="Times New Roman" w:hAnsi="Courier New" w:cs="Courier New"/>
          <w:color w:val="A9B7C6"/>
          <w:sz w:val="20"/>
          <w:szCs w:val="20"/>
        </w:rPr>
        <w:t xml:space="preserve">končno_besedilo.close()                                                  </w:t>
      </w:r>
      <w:r w:rsidR="00AA5421" w:rsidRPr="00D8130E">
        <w:rPr>
          <w:rFonts w:ascii="Courier New" w:eastAsia="Times New Roman" w:hAnsi="Courier New" w:cs="Courier New"/>
          <w:color w:val="808080"/>
          <w:sz w:val="20"/>
          <w:szCs w:val="20"/>
        </w:rPr>
        <w:t># Odpre izbran dokument, izbriše vse</w:t>
      </w:r>
      <w:r w:rsidR="00D8130E" w:rsidRPr="00D8130E">
        <w:rPr>
          <w:rFonts w:ascii="Courier New" w:eastAsia="Times New Roman" w:hAnsi="Courier New" w:cs="Courier New"/>
          <w:color w:val="808080"/>
          <w:sz w:val="20"/>
          <w:szCs w:val="20"/>
        </w:rPr>
        <w:t>,</w:t>
      </w:r>
      <w:r w:rsidR="00AA5421" w:rsidRPr="00D8130E">
        <w:rPr>
          <w:rFonts w:ascii="Courier New" w:eastAsia="Times New Roman" w:hAnsi="Courier New" w:cs="Courier New"/>
          <w:color w:val="808080"/>
          <w:sz w:val="20"/>
          <w:szCs w:val="20"/>
        </w:rPr>
        <w:t xml:space="preserve"> kar je notri</w:t>
      </w:r>
      <w:r w:rsidR="00D8130E" w:rsidRPr="00D8130E">
        <w:rPr>
          <w:rFonts w:ascii="Courier New" w:eastAsia="Times New Roman" w:hAnsi="Courier New" w:cs="Courier New"/>
          <w:color w:val="808080"/>
          <w:sz w:val="20"/>
          <w:szCs w:val="20"/>
        </w:rPr>
        <w:t>,</w:t>
      </w:r>
      <w:r w:rsidR="00AA5421" w:rsidRPr="00D8130E">
        <w:rPr>
          <w:rFonts w:ascii="Courier New" w:eastAsia="Times New Roman" w:hAnsi="Courier New" w:cs="Courier New"/>
          <w:color w:val="808080"/>
          <w:sz w:val="20"/>
          <w:szCs w:val="20"/>
        </w:rPr>
        <w:t xml:space="preserve"> in prilepi preurejeno besedilo.</w:t>
      </w:r>
    </w:p>
    <w:p w14:paraId="48ED26C7" w14:textId="0350E77E" w:rsidR="009D1146" w:rsidRDefault="00822141">
      <w:pPr>
        <w:rPr>
          <w:rFonts w:eastAsiaTheme="majorEastAsia" w:cstheme="minorHAnsi"/>
          <w:b/>
          <w:bCs/>
          <w:sz w:val="32"/>
          <w:szCs w:val="32"/>
        </w:rPr>
      </w:pPr>
      <w:r>
        <w:rPr>
          <w:rFonts w:eastAsiaTheme="majorEastAsia" w:cstheme="minorHAnsi"/>
          <w:b/>
          <w:bCs/>
          <w:sz w:val="32"/>
          <w:szCs w:val="32"/>
        </w:rPr>
        <w:br w:type="page"/>
      </w:r>
    </w:p>
    <w:p w14:paraId="7E5E4A40" w14:textId="7A8E1C60" w:rsidR="009711F1" w:rsidRPr="00427720" w:rsidRDefault="009711F1" w:rsidP="00D12D66">
      <w:pPr>
        <w:pStyle w:val="Heading1"/>
      </w:pPr>
      <w:bookmarkStart w:id="148" w:name="_Toc68892162"/>
      <w:r w:rsidRPr="00427720">
        <w:lastRenderedPageBreak/>
        <w:t>Viri in literatura</w:t>
      </w:r>
      <w:bookmarkEnd w:id="147"/>
      <w:bookmarkEnd w:id="148"/>
    </w:p>
    <w:p w14:paraId="1EE4417A" w14:textId="258898F3" w:rsidR="009711F1" w:rsidRPr="00AA27E9" w:rsidRDefault="009711F1" w:rsidP="00AA27E9">
      <w:pPr>
        <w:pStyle w:val="Heading2"/>
      </w:pPr>
      <w:bookmarkStart w:id="149" w:name="_Toc68642445"/>
      <w:bookmarkStart w:id="150" w:name="_Toc68892163"/>
      <w:r w:rsidRPr="00427720">
        <w:t>Literatura</w:t>
      </w:r>
      <w:bookmarkEnd w:id="149"/>
      <w:bookmarkEnd w:id="150"/>
    </w:p>
    <w:p w14:paraId="498FB9A7" w14:textId="6ECEB760" w:rsidR="5E4667DC" w:rsidRPr="00D0228F" w:rsidRDefault="009711F1" w:rsidP="00DD1F51">
      <w:pPr>
        <w:pStyle w:val="ListParagraph"/>
        <w:numPr>
          <w:ilvl w:val="0"/>
          <w:numId w:val="9"/>
        </w:numPr>
        <w:spacing w:line="240" w:lineRule="exact"/>
      </w:pPr>
      <w:r w:rsidRPr="00D0228F">
        <w:t xml:space="preserve">Marko Zeman. </w:t>
      </w:r>
      <w:r w:rsidRPr="00D0228F">
        <w:rPr>
          <w:b/>
          <w:bCs/>
          <w:i/>
          <w:iCs/>
        </w:rPr>
        <w:t>Gradnik okolja Orange za dostop do podatkov iz baz UN Comtrade</w:t>
      </w:r>
      <w:r w:rsidRPr="00D0228F">
        <w:t>. Diplomsko delo, Fakulteta za računalništvo in informatiko, 2017.</w:t>
      </w:r>
    </w:p>
    <w:p w14:paraId="51C0DC42" w14:textId="77777777" w:rsidR="00BF17A3" w:rsidRPr="00D0228F" w:rsidRDefault="00BF17A3" w:rsidP="00DD1F51">
      <w:pPr>
        <w:pStyle w:val="ListParagraph"/>
        <w:spacing w:line="240" w:lineRule="exact"/>
      </w:pPr>
    </w:p>
    <w:p w14:paraId="0372C65A" w14:textId="5D0F5493" w:rsidR="00BF17A3" w:rsidRPr="00D0228F" w:rsidRDefault="00294022" w:rsidP="00DD1F51">
      <w:pPr>
        <w:pStyle w:val="ListParagraph"/>
        <w:numPr>
          <w:ilvl w:val="0"/>
          <w:numId w:val="9"/>
        </w:numPr>
        <w:spacing w:line="240" w:lineRule="exact"/>
      </w:pPr>
      <w:r w:rsidRPr="00D0228F">
        <w:t xml:space="preserve">Darja Pavlič, Marjan Dović, Klemen Lah, Bernard Rovtar, Janja Preko. </w:t>
      </w:r>
      <w:r w:rsidRPr="00D0228F">
        <w:rPr>
          <w:b/>
          <w:i/>
        </w:rPr>
        <w:t>UMETNOST besede: berilo 2: učbenik za slovenščino – književnost v 2. letniku gimnazije in štiriletnih strokovnih šol.</w:t>
      </w:r>
      <w:r w:rsidRPr="00D0228F">
        <w:t xml:space="preserve"> Mladinska knjiga Založba, d. d., Ljubljana, 2008</w:t>
      </w:r>
      <w:r w:rsidRPr="00D0228F">
        <w:rPr>
          <w:b/>
          <w:i/>
        </w:rPr>
        <w:t xml:space="preserve"> </w:t>
      </w:r>
    </w:p>
    <w:p w14:paraId="39DD20FB" w14:textId="77777777" w:rsidR="00BF17A3" w:rsidRPr="00D0228F" w:rsidRDefault="00BF17A3" w:rsidP="00DD1F51">
      <w:pPr>
        <w:pStyle w:val="ListParagraph"/>
        <w:spacing w:line="240" w:lineRule="exact"/>
      </w:pPr>
    </w:p>
    <w:p w14:paraId="3831CB09" w14:textId="34FB0B03" w:rsidR="7F116F8D" w:rsidRPr="00D0228F" w:rsidRDefault="724CACA7" w:rsidP="00DD1F51">
      <w:pPr>
        <w:pStyle w:val="ListParagraph"/>
        <w:numPr>
          <w:ilvl w:val="0"/>
          <w:numId w:val="9"/>
        </w:numPr>
        <w:spacing w:line="240" w:lineRule="exact"/>
        <w:rPr>
          <w:rStyle w:val="Hyperlink"/>
          <w:rFonts w:eastAsiaTheme="minorEastAsia"/>
          <w:u w:val="none"/>
        </w:rPr>
      </w:pPr>
      <w:r w:rsidRPr="00D0228F">
        <w:t xml:space="preserve">Orange, 10. feb 2021, </w:t>
      </w:r>
      <w:r w:rsidRPr="00D0228F">
        <w:rPr>
          <w:b/>
          <w:bCs/>
          <w:i/>
          <w:iCs/>
        </w:rPr>
        <w:t xml:space="preserve">Orange widget catalog, </w:t>
      </w:r>
      <w:r w:rsidRPr="00D0228F">
        <w:t xml:space="preserve">dostopno prek: </w:t>
      </w:r>
      <w:hyperlink r:id="rId53">
        <w:r w:rsidRPr="00D0228F">
          <w:rPr>
            <w:rStyle w:val="Hyperlink"/>
          </w:rPr>
          <w:t>https://orangedatamining.com/widget-catalog/</w:t>
        </w:r>
      </w:hyperlink>
    </w:p>
    <w:p w14:paraId="29DF2C48" w14:textId="77777777" w:rsidR="00E529E8" w:rsidRPr="00D0228F" w:rsidRDefault="00E529E8" w:rsidP="00DD1F51">
      <w:pPr>
        <w:pStyle w:val="ListParagraph"/>
        <w:spacing w:line="240" w:lineRule="exact"/>
        <w:rPr>
          <w:rStyle w:val="Hyperlink"/>
          <w:rFonts w:eastAsiaTheme="minorEastAsia"/>
          <w:u w:val="none"/>
        </w:rPr>
      </w:pPr>
    </w:p>
    <w:p w14:paraId="483311EA" w14:textId="1CC8B86D" w:rsidR="00E529E8" w:rsidRPr="00D0228F" w:rsidRDefault="00E529E8" w:rsidP="00DD1F51">
      <w:pPr>
        <w:pStyle w:val="ListParagraph"/>
        <w:numPr>
          <w:ilvl w:val="0"/>
          <w:numId w:val="9"/>
        </w:numPr>
        <w:spacing w:line="240" w:lineRule="exact"/>
        <w:rPr>
          <w:rStyle w:val="Hyperlink"/>
          <w:rFonts w:eastAsiaTheme="minorEastAsia"/>
          <w:u w:val="none"/>
        </w:rPr>
      </w:pPr>
      <w:r w:rsidRPr="00D0228F">
        <w:t xml:space="preserve">Alphabold, 10. feb 2021, </w:t>
      </w:r>
      <w:r w:rsidRPr="00D0228F">
        <w:rPr>
          <w:b/>
          <w:bCs/>
          <w:i/>
          <w:iCs/>
        </w:rPr>
        <w:t xml:space="preserve">Sentiment analysis – the lexicon based approach, </w:t>
      </w:r>
      <w:r w:rsidRPr="00D0228F">
        <w:t xml:space="preserve">dostopno prek: </w:t>
      </w:r>
      <w:r w:rsidRPr="00D0228F">
        <w:rPr>
          <w:rStyle w:val="Hyperlink"/>
        </w:rPr>
        <w:t>https://www.alphabold.com/sentiment-analysis-the-lexicon-based-approach/#:~:text=Rule%20based%20sentiment%20analysis%20refers,with%20their%20corresponding%20intensity%20measure.</w:t>
      </w:r>
    </w:p>
    <w:p w14:paraId="04D9DCDF" w14:textId="77777777" w:rsidR="00BF17A3" w:rsidRPr="00D0228F" w:rsidRDefault="00BF17A3" w:rsidP="00DD1F51">
      <w:pPr>
        <w:pStyle w:val="ListParagraph"/>
        <w:spacing w:line="240" w:lineRule="exact"/>
        <w:rPr>
          <w:rFonts w:eastAsiaTheme="minorEastAsia"/>
          <w:color w:val="0563C1" w:themeColor="hyperlink"/>
        </w:rPr>
      </w:pPr>
    </w:p>
    <w:p w14:paraId="0D59785D" w14:textId="561CBFA6" w:rsidR="7F116F8D" w:rsidRPr="00D0228F" w:rsidRDefault="00843DBA" w:rsidP="00DD1F51">
      <w:pPr>
        <w:pStyle w:val="ListParagraph"/>
        <w:numPr>
          <w:ilvl w:val="0"/>
          <w:numId w:val="9"/>
        </w:numPr>
        <w:spacing w:line="240" w:lineRule="exact"/>
        <w:rPr>
          <w:rFonts w:eastAsiaTheme="minorEastAsia"/>
          <w:color w:val="000000" w:themeColor="text1"/>
        </w:rPr>
      </w:pPr>
      <w:r w:rsidRPr="00D0228F">
        <w:rPr>
          <w:rFonts w:eastAsiaTheme="minorEastAsia"/>
          <w:color w:val="000000" w:themeColor="text1"/>
        </w:rPr>
        <w:t xml:space="preserve">Damir Kos, </w:t>
      </w:r>
      <w:r w:rsidRPr="00D0228F">
        <w:rPr>
          <w:rFonts w:eastAsiaTheme="minorEastAsia"/>
          <w:b/>
          <w:i/>
          <w:color w:val="000000" w:themeColor="text1"/>
        </w:rPr>
        <w:t xml:space="preserve">Uporaba orodja Orange za podatkovno rudarjenje. </w:t>
      </w:r>
      <w:r w:rsidRPr="00D0228F">
        <w:rPr>
          <w:rFonts w:eastAsiaTheme="minorEastAsia"/>
          <w:color w:val="000000" w:themeColor="text1"/>
        </w:rPr>
        <w:t>Diplomsko delo, Univerza v Mariboru, Fakulteta za elektrotehniko, računalništvo in informatiko.</w:t>
      </w:r>
    </w:p>
    <w:p w14:paraId="309F0343" w14:textId="77777777" w:rsidR="00843DBA" w:rsidRPr="00D0228F" w:rsidRDefault="00843DBA" w:rsidP="00DD1F51">
      <w:pPr>
        <w:pStyle w:val="ListParagraph"/>
        <w:spacing w:line="240" w:lineRule="exact"/>
        <w:rPr>
          <w:rFonts w:eastAsiaTheme="minorEastAsia"/>
          <w:color w:val="000000" w:themeColor="text1"/>
        </w:rPr>
      </w:pPr>
    </w:p>
    <w:p w14:paraId="6C24AD64" w14:textId="32EF42CF" w:rsidR="00843DBA" w:rsidRPr="00D0228F" w:rsidRDefault="00E529E8" w:rsidP="00DD1F51">
      <w:pPr>
        <w:pStyle w:val="ListParagraph"/>
        <w:numPr>
          <w:ilvl w:val="0"/>
          <w:numId w:val="9"/>
        </w:numPr>
        <w:spacing w:line="240" w:lineRule="exact"/>
        <w:rPr>
          <w:rFonts w:eastAsiaTheme="minorEastAsia"/>
          <w:color w:val="000000" w:themeColor="text1"/>
        </w:rPr>
      </w:pPr>
      <w:r w:rsidRPr="00D0228F">
        <w:rPr>
          <w:rFonts w:eastAsiaTheme="minorEastAsia"/>
          <w:color w:val="000000" w:themeColor="text1"/>
        </w:rPr>
        <w:t>Matej Martinc,</w:t>
      </w:r>
      <w:r w:rsidR="00843DBA" w:rsidRPr="00D0228F">
        <w:rPr>
          <w:rFonts w:eastAsiaTheme="minorEastAsia"/>
          <w:color w:val="000000" w:themeColor="text1"/>
        </w:rPr>
        <w:t xml:space="preserve"> </w:t>
      </w:r>
      <w:r w:rsidR="00843DBA" w:rsidRPr="00D0228F">
        <w:rPr>
          <w:rFonts w:eastAsiaTheme="minorEastAsia"/>
          <w:b/>
          <w:i/>
          <w:color w:val="000000" w:themeColor="text1"/>
        </w:rPr>
        <w:t>Učinkovito procesiranje naravnega jezika s Pythonom.</w:t>
      </w:r>
      <w:r w:rsidR="00843DBA" w:rsidRPr="00D0228F">
        <w:rPr>
          <w:rFonts w:eastAsiaTheme="minorEastAsia"/>
          <w:color w:val="000000" w:themeColor="text1"/>
        </w:rPr>
        <w:t xml:space="preserve"> Diplomsko delo, Univerza v Ljubljani, Fakulteta za računalništvo in informatiko.</w:t>
      </w:r>
    </w:p>
    <w:p w14:paraId="1C81D9FB" w14:textId="77777777" w:rsidR="00E529E8" w:rsidRPr="00D0228F" w:rsidRDefault="00E529E8" w:rsidP="00DD1F51">
      <w:pPr>
        <w:pStyle w:val="ListParagraph"/>
        <w:spacing w:line="240" w:lineRule="exact"/>
        <w:rPr>
          <w:rFonts w:eastAsiaTheme="minorEastAsia"/>
          <w:color w:val="000000" w:themeColor="text1"/>
        </w:rPr>
      </w:pPr>
    </w:p>
    <w:p w14:paraId="6B3C2A8D" w14:textId="71DA8BB8" w:rsidR="00E529E8" w:rsidRPr="00D0228F" w:rsidRDefault="00E529E8" w:rsidP="00DD1F51">
      <w:pPr>
        <w:pStyle w:val="ListParagraph"/>
        <w:numPr>
          <w:ilvl w:val="0"/>
          <w:numId w:val="9"/>
        </w:numPr>
        <w:spacing w:line="240" w:lineRule="exact"/>
        <w:rPr>
          <w:rFonts w:eastAsiaTheme="minorEastAsia"/>
          <w:color w:val="000000" w:themeColor="text1"/>
        </w:rPr>
      </w:pPr>
      <w:r w:rsidRPr="00D0228F">
        <w:rPr>
          <w:rFonts w:eastAsiaTheme="minorEastAsia"/>
          <w:color w:val="000000" w:themeColor="text1"/>
        </w:rPr>
        <w:t xml:space="preserve">Rok Martinc, </w:t>
      </w:r>
      <w:r w:rsidRPr="00D0228F">
        <w:rPr>
          <w:rFonts w:eastAsiaTheme="minorEastAsia"/>
          <w:b/>
          <w:i/>
          <w:color w:val="000000" w:themeColor="text1"/>
        </w:rPr>
        <w:t>Merjenje sentimenta na družabnem omrežju Twitter: izdelava orodja ter evaluacija.</w:t>
      </w:r>
      <w:r w:rsidRPr="00D0228F">
        <w:rPr>
          <w:rFonts w:eastAsiaTheme="minorEastAsia"/>
          <w:color w:val="000000" w:themeColor="text1"/>
        </w:rPr>
        <w:t xml:space="preserve"> Magistrsko delo, Univerza v Ljubljani, Fakulteta za družbene vede.</w:t>
      </w:r>
    </w:p>
    <w:p w14:paraId="0181DB2F" w14:textId="31091018" w:rsidR="009711F1" w:rsidRPr="008F00C2" w:rsidRDefault="009711F1" w:rsidP="009711F1">
      <w:pPr>
        <w:spacing w:line="360" w:lineRule="auto"/>
        <w:rPr>
          <w:sz w:val="24"/>
          <w:szCs w:val="24"/>
        </w:rPr>
      </w:pPr>
    </w:p>
    <w:p w14:paraId="4E1FF100" w14:textId="31091018" w:rsidR="00DE6FE0" w:rsidRPr="00AA27E9" w:rsidRDefault="00986B2B" w:rsidP="00AA27E9">
      <w:pPr>
        <w:pStyle w:val="Heading2"/>
        <w:rPr>
          <w:rStyle w:val="Hyperlink"/>
          <w:color w:val="auto"/>
          <w:u w:val="none"/>
        </w:rPr>
      </w:pPr>
      <w:bookmarkStart w:id="151" w:name="_Toc68642446"/>
      <w:bookmarkStart w:id="152" w:name="_Toc68892164"/>
      <w:r>
        <w:t>V</w:t>
      </w:r>
      <w:r w:rsidR="009711F1" w:rsidRPr="009711F1">
        <w:t>iri</w:t>
      </w:r>
      <w:bookmarkEnd w:id="151"/>
      <w:bookmarkEnd w:id="152"/>
    </w:p>
    <w:p w14:paraId="21C2B8BA" w14:textId="6887429B" w:rsidR="00DE6FE0" w:rsidRPr="00D0228F" w:rsidRDefault="00DE6FE0" w:rsidP="00487D98">
      <w:pPr>
        <w:pStyle w:val="ListParagraph"/>
        <w:numPr>
          <w:ilvl w:val="0"/>
          <w:numId w:val="9"/>
        </w:numPr>
        <w:spacing w:line="240" w:lineRule="exact"/>
        <w:ind w:left="851" w:hanging="491"/>
        <w:rPr>
          <w:i/>
          <w:iCs/>
        </w:rPr>
      </w:pPr>
      <w:r w:rsidRPr="00D0228F">
        <w:t xml:space="preserve">Cankar, Ivan. 1904. </w:t>
      </w:r>
      <w:r w:rsidRPr="00D0228F">
        <w:rPr>
          <w:i/>
          <w:iCs/>
        </w:rPr>
        <w:t>Križ na gori.</w:t>
      </w:r>
      <w:r w:rsidRPr="00D0228F">
        <w:t xml:space="preserve"> Wikivir. Dostopno prek:</w:t>
      </w:r>
    </w:p>
    <w:p w14:paraId="463579E2" w14:textId="200CE836" w:rsidR="00DE6FE0" w:rsidRPr="00D0228F" w:rsidRDefault="002A1EEA" w:rsidP="00487D98">
      <w:pPr>
        <w:pStyle w:val="ListParagraph"/>
        <w:spacing w:line="240" w:lineRule="exact"/>
        <w:ind w:left="851" w:hanging="491"/>
        <w:rPr>
          <w:rStyle w:val="Hyperlink"/>
          <w:color w:val="auto"/>
          <w:u w:val="none"/>
        </w:rPr>
      </w:pPr>
      <w:hyperlink r:id="rId54" w:history="1">
        <w:r w:rsidR="00DE6FE0" w:rsidRPr="00D0228F">
          <w:rPr>
            <w:rStyle w:val="Hyperlink"/>
          </w:rPr>
          <w:t>https://sl.wikisource.org/wiki/Kri%C5%BE_na_gori</w:t>
        </w:r>
      </w:hyperlink>
      <w:r w:rsidR="00DE6FE0" w:rsidRPr="00D0228F">
        <w:t xml:space="preserve"> (16. 1. 2021).</w:t>
      </w:r>
    </w:p>
    <w:p w14:paraId="436556E0" w14:textId="77777777" w:rsidR="00DE6FE0" w:rsidRPr="00D0228F" w:rsidRDefault="00DE6FE0" w:rsidP="00487D98">
      <w:pPr>
        <w:pStyle w:val="ListParagraph"/>
        <w:spacing w:line="240" w:lineRule="exact"/>
        <w:ind w:left="851" w:hanging="491"/>
        <w:rPr>
          <w:rStyle w:val="Hyperlink"/>
        </w:rPr>
      </w:pPr>
    </w:p>
    <w:p w14:paraId="11E46416" w14:textId="399E3BE3" w:rsidR="00DE6FE0" w:rsidRPr="00D0228F" w:rsidRDefault="00DE6FE0" w:rsidP="00487D98">
      <w:pPr>
        <w:pStyle w:val="ListParagraph"/>
        <w:numPr>
          <w:ilvl w:val="0"/>
          <w:numId w:val="9"/>
        </w:numPr>
        <w:spacing w:line="240" w:lineRule="exact"/>
        <w:ind w:left="851" w:hanging="491"/>
        <w:rPr>
          <w:i/>
          <w:iCs/>
        </w:rPr>
      </w:pPr>
      <w:r w:rsidRPr="00D0228F">
        <w:t xml:space="preserve">Cankar, Ivan. 1904. </w:t>
      </w:r>
      <w:r w:rsidRPr="00D0228F">
        <w:rPr>
          <w:i/>
          <w:iCs/>
        </w:rPr>
        <w:t>Hiša Marije pomočnice.</w:t>
      </w:r>
      <w:r w:rsidRPr="00D0228F">
        <w:t xml:space="preserve"> Wikivir. Dostopno prek:</w:t>
      </w:r>
    </w:p>
    <w:p w14:paraId="01E065C1" w14:textId="1B15F38C" w:rsidR="00DE6FE0" w:rsidRPr="00D0228F" w:rsidRDefault="002A1EEA" w:rsidP="00487D98">
      <w:pPr>
        <w:pStyle w:val="ListParagraph"/>
        <w:spacing w:line="240" w:lineRule="exact"/>
        <w:ind w:left="851" w:hanging="491"/>
        <w:rPr>
          <w:rStyle w:val="Hyperlink"/>
          <w:color w:val="auto"/>
          <w:u w:val="none"/>
        </w:rPr>
      </w:pPr>
      <w:hyperlink r:id="rId55" w:history="1">
        <w:r w:rsidR="00DE6FE0" w:rsidRPr="00D0228F">
          <w:rPr>
            <w:rStyle w:val="Hyperlink"/>
          </w:rPr>
          <w:t>https://sl.wikisource.org/wiki/Hi%C5%A1a_Marije_Pomo%C4%8Dnice</w:t>
        </w:r>
      </w:hyperlink>
      <w:r w:rsidR="00DE6FE0" w:rsidRPr="00D0228F">
        <w:t xml:space="preserve"> (16. 1. 2021).</w:t>
      </w:r>
    </w:p>
    <w:p w14:paraId="65F20CDD" w14:textId="77777777" w:rsidR="00DE6FE0" w:rsidRPr="00D0228F" w:rsidRDefault="00DE6FE0" w:rsidP="00487D98">
      <w:pPr>
        <w:pStyle w:val="ListParagraph"/>
        <w:spacing w:line="240" w:lineRule="exact"/>
        <w:ind w:left="851" w:hanging="491"/>
        <w:rPr>
          <w:rStyle w:val="Hyperlink"/>
        </w:rPr>
      </w:pPr>
    </w:p>
    <w:p w14:paraId="7A907CC8" w14:textId="49449BD1" w:rsidR="00DE6FE0" w:rsidRPr="00D0228F" w:rsidRDefault="00DE6FE0" w:rsidP="00487D98">
      <w:pPr>
        <w:pStyle w:val="ListParagraph"/>
        <w:numPr>
          <w:ilvl w:val="0"/>
          <w:numId w:val="9"/>
        </w:numPr>
        <w:spacing w:line="240" w:lineRule="exact"/>
        <w:ind w:left="851" w:hanging="491"/>
        <w:rPr>
          <w:i/>
          <w:iCs/>
        </w:rPr>
      </w:pPr>
      <w:r w:rsidRPr="00D0228F">
        <w:t xml:space="preserve">Cankar, Ivan. 1904. </w:t>
      </w:r>
      <w:r w:rsidRPr="00D0228F">
        <w:rPr>
          <w:i/>
          <w:iCs/>
        </w:rPr>
        <w:t>Gospa Judit.</w:t>
      </w:r>
      <w:r w:rsidRPr="00D0228F">
        <w:t xml:space="preserve"> Wikivir. Dostopno prek:</w:t>
      </w:r>
    </w:p>
    <w:p w14:paraId="1410095B" w14:textId="62746CA7" w:rsidR="00DE6FE0" w:rsidRPr="00D0228F" w:rsidRDefault="002A1EEA" w:rsidP="00487D98">
      <w:pPr>
        <w:pStyle w:val="ListParagraph"/>
        <w:spacing w:line="240" w:lineRule="exact"/>
        <w:ind w:left="851" w:hanging="491"/>
        <w:rPr>
          <w:rStyle w:val="Hyperlink"/>
          <w:color w:val="auto"/>
          <w:u w:val="none"/>
        </w:rPr>
      </w:pPr>
      <w:hyperlink r:id="rId56" w:history="1">
        <w:r w:rsidR="00DE6FE0" w:rsidRPr="00D0228F">
          <w:rPr>
            <w:rStyle w:val="Hyperlink"/>
          </w:rPr>
          <w:t>https://sl.wikisource.org/wiki/Gospa_Judit</w:t>
        </w:r>
      </w:hyperlink>
      <w:r w:rsidR="00DE6FE0" w:rsidRPr="00D0228F">
        <w:t xml:space="preserve"> (16. 1. 2021).</w:t>
      </w:r>
    </w:p>
    <w:p w14:paraId="7007E95D" w14:textId="77777777" w:rsidR="00DE6FE0" w:rsidRPr="00D0228F" w:rsidRDefault="00DE6FE0" w:rsidP="00487D98">
      <w:pPr>
        <w:pStyle w:val="ListParagraph"/>
        <w:spacing w:line="240" w:lineRule="exact"/>
        <w:ind w:left="851" w:hanging="491"/>
        <w:rPr>
          <w:rStyle w:val="Hyperlink"/>
        </w:rPr>
      </w:pPr>
    </w:p>
    <w:p w14:paraId="77E47C34" w14:textId="08335A7B" w:rsidR="00DE6FE0" w:rsidRPr="00D0228F" w:rsidRDefault="00DE6FE0" w:rsidP="00487D98">
      <w:pPr>
        <w:pStyle w:val="ListParagraph"/>
        <w:numPr>
          <w:ilvl w:val="0"/>
          <w:numId w:val="9"/>
        </w:numPr>
        <w:spacing w:line="240" w:lineRule="exact"/>
        <w:ind w:left="851" w:hanging="491"/>
        <w:rPr>
          <w:i/>
          <w:iCs/>
        </w:rPr>
      </w:pPr>
      <w:r w:rsidRPr="00D0228F">
        <w:t xml:space="preserve">Cankar, Ivan. 1903/04. </w:t>
      </w:r>
      <w:r w:rsidRPr="00D0228F">
        <w:rPr>
          <w:i/>
          <w:iCs/>
        </w:rPr>
        <w:t>Novela doktorja Grudna.</w:t>
      </w:r>
      <w:r w:rsidRPr="00D0228F">
        <w:t xml:space="preserve"> Wikivir. Dostopno prek:</w:t>
      </w:r>
    </w:p>
    <w:p w14:paraId="137DBCA5" w14:textId="78C83C01" w:rsidR="00DE6FE0" w:rsidRPr="00D0228F" w:rsidRDefault="002A1EEA" w:rsidP="00487D98">
      <w:pPr>
        <w:pStyle w:val="ListParagraph"/>
        <w:spacing w:line="240" w:lineRule="exact"/>
        <w:ind w:left="851" w:hanging="491"/>
        <w:rPr>
          <w:rStyle w:val="Hyperlink"/>
          <w:color w:val="auto"/>
          <w:u w:val="none"/>
        </w:rPr>
      </w:pPr>
      <w:hyperlink r:id="rId57" w:history="1">
        <w:r w:rsidR="00DE6FE0" w:rsidRPr="00D0228F">
          <w:rPr>
            <w:rStyle w:val="Hyperlink"/>
          </w:rPr>
          <w:t>https://sl.wikisource.org/wiki/Novela_doktorja_Grudna</w:t>
        </w:r>
      </w:hyperlink>
      <w:r w:rsidR="00DE6FE0" w:rsidRPr="00D0228F">
        <w:t xml:space="preserve"> (16. 1. 2021).</w:t>
      </w:r>
    </w:p>
    <w:p w14:paraId="2C2DE630" w14:textId="77777777" w:rsidR="00DE6FE0" w:rsidRPr="00D0228F" w:rsidRDefault="00DE6FE0" w:rsidP="00487D98">
      <w:pPr>
        <w:pStyle w:val="ListParagraph"/>
        <w:spacing w:line="240" w:lineRule="exact"/>
        <w:ind w:left="851" w:hanging="491"/>
        <w:rPr>
          <w:rStyle w:val="Hyperlink"/>
        </w:rPr>
      </w:pPr>
    </w:p>
    <w:p w14:paraId="4B053B5E" w14:textId="6FB4186C" w:rsidR="00DE6FE0" w:rsidRPr="00D0228F" w:rsidRDefault="00DE6FE0" w:rsidP="00487D98">
      <w:pPr>
        <w:pStyle w:val="ListParagraph"/>
        <w:numPr>
          <w:ilvl w:val="0"/>
          <w:numId w:val="9"/>
        </w:numPr>
        <w:spacing w:line="240" w:lineRule="exact"/>
        <w:ind w:left="851" w:hanging="491"/>
        <w:rPr>
          <w:i/>
          <w:iCs/>
        </w:rPr>
      </w:pPr>
      <w:r w:rsidRPr="00D0228F">
        <w:t xml:space="preserve">Cankar, Ivan. 1903. </w:t>
      </w:r>
      <w:r w:rsidRPr="00D0228F">
        <w:rPr>
          <w:i/>
          <w:iCs/>
        </w:rPr>
        <w:t>Življenje in smrt Petra Novljana.</w:t>
      </w:r>
      <w:r w:rsidRPr="00D0228F">
        <w:t xml:space="preserve"> Wikivir. Dostopno prek:</w:t>
      </w:r>
    </w:p>
    <w:p w14:paraId="22C37219" w14:textId="0D87B050" w:rsidR="00DE6FE0" w:rsidRPr="00D0228F" w:rsidRDefault="002A1EEA" w:rsidP="00487D98">
      <w:pPr>
        <w:pStyle w:val="ListParagraph"/>
        <w:spacing w:line="240" w:lineRule="exact"/>
        <w:ind w:left="851" w:hanging="491"/>
        <w:rPr>
          <w:rStyle w:val="Hyperlink"/>
          <w:color w:val="auto"/>
          <w:u w:val="none"/>
        </w:rPr>
      </w:pPr>
      <w:hyperlink r:id="rId58" w:history="1">
        <w:r w:rsidR="00DE6FE0" w:rsidRPr="00D0228F">
          <w:rPr>
            <w:rStyle w:val="Hyperlink"/>
          </w:rPr>
          <w:t>https://sl.wikisource.org/wiki/%C5%BDivljenje_in_smrt_Petra_Novljana</w:t>
        </w:r>
      </w:hyperlink>
      <w:r w:rsidR="00DE6FE0" w:rsidRPr="00D0228F">
        <w:t xml:space="preserve"> (16. 1. 2021).</w:t>
      </w:r>
    </w:p>
    <w:p w14:paraId="513074FF" w14:textId="77777777" w:rsidR="00DE6FE0" w:rsidRPr="00D0228F" w:rsidRDefault="00DE6FE0" w:rsidP="00487D98">
      <w:pPr>
        <w:pStyle w:val="ListParagraph"/>
        <w:spacing w:line="240" w:lineRule="exact"/>
        <w:ind w:left="851" w:hanging="491"/>
        <w:rPr>
          <w:rStyle w:val="Hyperlink"/>
        </w:rPr>
      </w:pPr>
    </w:p>
    <w:p w14:paraId="595074D4" w14:textId="3A0DED5F" w:rsidR="00DE6FE0" w:rsidRPr="00D0228F" w:rsidRDefault="00DE6FE0" w:rsidP="00487D98">
      <w:pPr>
        <w:pStyle w:val="ListParagraph"/>
        <w:numPr>
          <w:ilvl w:val="0"/>
          <w:numId w:val="9"/>
        </w:numPr>
        <w:spacing w:line="240" w:lineRule="exact"/>
        <w:ind w:left="851" w:hanging="491"/>
        <w:rPr>
          <w:i/>
          <w:iCs/>
        </w:rPr>
      </w:pPr>
      <w:r w:rsidRPr="00D0228F">
        <w:t xml:space="preserve">Cankar, Ivan. 1903. </w:t>
      </w:r>
      <w:r w:rsidRPr="00D0228F">
        <w:rPr>
          <w:i/>
          <w:iCs/>
        </w:rPr>
        <w:t>Ob zori.</w:t>
      </w:r>
      <w:r w:rsidRPr="00D0228F">
        <w:t xml:space="preserve"> Wikivir. Dostopno prek:</w:t>
      </w:r>
    </w:p>
    <w:p w14:paraId="7E9EC5A0" w14:textId="05FFD6D8" w:rsidR="00DE6FE0" w:rsidRPr="00D0228F" w:rsidRDefault="002A1EEA" w:rsidP="00487D98">
      <w:pPr>
        <w:pStyle w:val="ListParagraph"/>
        <w:spacing w:line="240" w:lineRule="exact"/>
        <w:ind w:left="851" w:hanging="491"/>
        <w:rPr>
          <w:rStyle w:val="Hyperlink"/>
          <w:color w:val="auto"/>
          <w:u w:val="none"/>
        </w:rPr>
      </w:pPr>
      <w:hyperlink r:id="rId59" w:history="1">
        <w:r w:rsidR="00DE6FE0" w:rsidRPr="00D0228F">
          <w:rPr>
            <w:rStyle w:val="Hyperlink"/>
          </w:rPr>
          <w:t>https://sl.wikisource.org/wiki/Ob_zori</w:t>
        </w:r>
      </w:hyperlink>
      <w:r w:rsidR="00DE6FE0" w:rsidRPr="00D0228F">
        <w:t xml:space="preserve"> (16. 1. 2021).</w:t>
      </w:r>
    </w:p>
    <w:p w14:paraId="40C8256C" w14:textId="77777777" w:rsidR="00DE6FE0" w:rsidRPr="00D0228F" w:rsidRDefault="00DE6FE0" w:rsidP="00487D98">
      <w:pPr>
        <w:pStyle w:val="ListParagraph"/>
        <w:spacing w:line="240" w:lineRule="exact"/>
        <w:ind w:left="851" w:hanging="491"/>
        <w:rPr>
          <w:rStyle w:val="Hyperlink"/>
        </w:rPr>
      </w:pPr>
    </w:p>
    <w:p w14:paraId="0118FD18" w14:textId="11B9FA7C" w:rsidR="00DE6FE0" w:rsidRPr="00D0228F" w:rsidRDefault="00DE6FE0" w:rsidP="00487D98">
      <w:pPr>
        <w:pStyle w:val="ListParagraph"/>
        <w:numPr>
          <w:ilvl w:val="0"/>
          <w:numId w:val="9"/>
        </w:numPr>
        <w:spacing w:line="240" w:lineRule="exact"/>
        <w:ind w:left="851" w:hanging="491"/>
        <w:rPr>
          <w:i/>
          <w:iCs/>
        </w:rPr>
      </w:pPr>
      <w:r w:rsidRPr="00D0228F">
        <w:t xml:space="preserve">Cankar, Ivan. 1902. </w:t>
      </w:r>
      <w:r w:rsidRPr="00D0228F">
        <w:rPr>
          <w:i/>
          <w:iCs/>
        </w:rPr>
        <w:t>Na klancu.</w:t>
      </w:r>
      <w:r w:rsidRPr="00D0228F">
        <w:t xml:space="preserve"> Wikivir. Dostopno prek:</w:t>
      </w:r>
    </w:p>
    <w:p w14:paraId="36B22AB5" w14:textId="0F652A5E" w:rsidR="00DE6FE0" w:rsidRPr="00D0228F" w:rsidRDefault="002A1EEA" w:rsidP="00487D98">
      <w:pPr>
        <w:pStyle w:val="ListParagraph"/>
        <w:spacing w:line="240" w:lineRule="exact"/>
        <w:ind w:left="851" w:hanging="491"/>
        <w:rPr>
          <w:rStyle w:val="Hyperlink"/>
          <w:color w:val="auto"/>
          <w:u w:val="none"/>
        </w:rPr>
      </w:pPr>
      <w:hyperlink r:id="rId60" w:history="1">
        <w:r w:rsidR="00DE6FE0" w:rsidRPr="00D0228F">
          <w:rPr>
            <w:rStyle w:val="Hyperlink"/>
          </w:rPr>
          <w:t>https://sl.wikisource.org/wiki/Na_klancu</w:t>
        </w:r>
      </w:hyperlink>
      <w:r w:rsidR="00DE6FE0" w:rsidRPr="00D0228F">
        <w:t xml:space="preserve"> (16. 1. 2021).</w:t>
      </w:r>
    </w:p>
    <w:p w14:paraId="1D37CF50" w14:textId="77777777" w:rsidR="00DE6FE0" w:rsidRPr="00D0228F" w:rsidRDefault="00DE6FE0" w:rsidP="00487D98">
      <w:pPr>
        <w:pStyle w:val="ListParagraph"/>
        <w:spacing w:line="240" w:lineRule="exact"/>
        <w:ind w:left="851" w:hanging="491"/>
        <w:rPr>
          <w:rStyle w:val="Hyperlink"/>
        </w:rPr>
      </w:pPr>
    </w:p>
    <w:p w14:paraId="1307E400" w14:textId="56038A59" w:rsidR="00DE6FE0" w:rsidRPr="00D0228F" w:rsidRDefault="00DE6FE0" w:rsidP="00487D98">
      <w:pPr>
        <w:pStyle w:val="ListParagraph"/>
        <w:numPr>
          <w:ilvl w:val="0"/>
          <w:numId w:val="9"/>
        </w:numPr>
        <w:spacing w:line="240" w:lineRule="exact"/>
        <w:ind w:left="851" w:hanging="491"/>
        <w:rPr>
          <w:i/>
          <w:iCs/>
        </w:rPr>
      </w:pPr>
      <w:r w:rsidRPr="00D0228F">
        <w:lastRenderedPageBreak/>
        <w:t xml:space="preserve">Cankar, Ivan. 1901. </w:t>
      </w:r>
      <w:r w:rsidRPr="00D0228F">
        <w:rPr>
          <w:i/>
          <w:iCs/>
        </w:rPr>
        <w:t>Tujci.</w:t>
      </w:r>
      <w:r w:rsidRPr="00D0228F">
        <w:t xml:space="preserve"> Wikivir. Dostopno prek:</w:t>
      </w:r>
    </w:p>
    <w:p w14:paraId="30C28F7F" w14:textId="4962D25A" w:rsidR="00DE6FE0" w:rsidRPr="00D0228F" w:rsidRDefault="002A1EEA" w:rsidP="00487D98">
      <w:pPr>
        <w:pStyle w:val="ListParagraph"/>
        <w:spacing w:line="240" w:lineRule="exact"/>
        <w:ind w:left="851" w:hanging="491"/>
        <w:rPr>
          <w:rStyle w:val="Hyperlink"/>
          <w:color w:val="auto"/>
          <w:u w:val="none"/>
        </w:rPr>
      </w:pPr>
      <w:hyperlink r:id="rId61" w:history="1">
        <w:r w:rsidR="00DE6FE0" w:rsidRPr="00D0228F">
          <w:rPr>
            <w:rStyle w:val="Hyperlink"/>
          </w:rPr>
          <w:t>https://sl.wikisource.org/wiki/Tujci</w:t>
        </w:r>
      </w:hyperlink>
      <w:r w:rsidR="00DE6FE0" w:rsidRPr="00D0228F">
        <w:t xml:space="preserve"> (16. 1. 2021).</w:t>
      </w:r>
    </w:p>
    <w:p w14:paraId="1B9089EC" w14:textId="77777777" w:rsidR="00DE6FE0" w:rsidRPr="00D0228F" w:rsidRDefault="00DE6FE0" w:rsidP="00487D98">
      <w:pPr>
        <w:pStyle w:val="ListParagraph"/>
        <w:spacing w:line="240" w:lineRule="exact"/>
        <w:ind w:left="851" w:hanging="491"/>
        <w:rPr>
          <w:rStyle w:val="Hyperlink"/>
        </w:rPr>
      </w:pPr>
    </w:p>
    <w:p w14:paraId="0036F638" w14:textId="704F1FB7" w:rsidR="00DE6FE0" w:rsidRPr="00D0228F" w:rsidRDefault="00DE6FE0" w:rsidP="00487D98">
      <w:pPr>
        <w:pStyle w:val="ListParagraph"/>
        <w:numPr>
          <w:ilvl w:val="0"/>
          <w:numId w:val="9"/>
        </w:numPr>
        <w:spacing w:line="240" w:lineRule="exact"/>
        <w:ind w:left="851" w:hanging="491"/>
        <w:rPr>
          <w:i/>
          <w:iCs/>
        </w:rPr>
      </w:pPr>
      <w:r w:rsidRPr="00D0228F">
        <w:t xml:space="preserve">Cankar, Ivan. 1901. </w:t>
      </w:r>
      <w:r w:rsidRPr="00D0228F">
        <w:rPr>
          <w:i/>
          <w:iCs/>
        </w:rPr>
        <w:t>Knjiga za lahkomiselne ljudi.</w:t>
      </w:r>
      <w:r w:rsidRPr="00D0228F">
        <w:t xml:space="preserve"> Wikivir. Dostopno prek:</w:t>
      </w:r>
    </w:p>
    <w:p w14:paraId="57905F91" w14:textId="50DA8E20" w:rsidR="00DE6FE0" w:rsidRPr="00D0228F" w:rsidRDefault="002A1EEA" w:rsidP="00487D98">
      <w:pPr>
        <w:pStyle w:val="ListParagraph"/>
        <w:spacing w:line="240" w:lineRule="exact"/>
        <w:ind w:left="851" w:hanging="491"/>
        <w:rPr>
          <w:rStyle w:val="Hyperlink"/>
          <w:color w:val="auto"/>
          <w:u w:val="none"/>
        </w:rPr>
      </w:pPr>
      <w:hyperlink r:id="rId62" w:history="1">
        <w:r w:rsidR="00DE6FE0" w:rsidRPr="00D0228F">
          <w:rPr>
            <w:rStyle w:val="Hyperlink"/>
          </w:rPr>
          <w:t>https://sl.wikisource.org/wiki/Knjiga_za_lahkomiselne_ljudi</w:t>
        </w:r>
      </w:hyperlink>
      <w:r w:rsidR="00DE6FE0" w:rsidRPr="00D0228F">
        <w:t xml:space="preserve"> (16. 1. 2021).</w:t>
      </w:r>
    </w:p>
    <w:p w14:paraId="695F185F" w14:textId="77777777" w:rsidR="00DE6FE0" w:rsidRPr="00D0228F" w:rsidRDefault="00DE6FE0" w:rsidP="00487D98">
      <w:pPr>
        <w:pStyle w:val="ListParagraph"/>
        <w:spacing w:line="240" w:lineRule="exact"/>
        <w:ind w:left="851" w:hanging="491"/>
        <w:rPr>
          <w:rStyle w:val="Hyperlink"/>
        </w:rPr>
      </w:pPr>
    </w:p>
    <w:p w14:paraId="24CC6C3F" w14:textId="4E694DEC" w:rsidR="00DE6FE0" w:rsidRPr="00D0228F" w:rsidRDefault="00DE6FE0" w:rsidP="00487D98">
      <w:pPr>
        <w:pStyle w:val="ListParagraph"/>
        <w:numPr>
          <w:ilvl w:val="0"/>
          <w:numId w:val="9"/>
        </w:numPr>
        <w:spacing w:line="240" w:lineRule="exact"/>
        <w:ind w:left="851" w:hanging="491"/>
      </w:pPr>
      <w:r w:rsidRPr="00D0228F">
        <w:t xml:space="preserve">Cankar, Ivan. 1899. </w:t>
      </w:r>
      <w:r w:rsidRPr="00D0228F">
        <w:rPr>
          <w:i/>
          <w:iCs/>
        </w:rPr>
        <w:t>Vinjene.</w:t>
      </w:r>
      <w:r w:rsidRPr="00D0228F">
        <w:t xml:space="preserve"> Wikivir. Dostopno prek:</w:t>
      </w:r>
    </w:p>
    <w:p w14:paraId="51617FC2" w14:textId="5A31A9D8" w:rsidR="00DE6FE0" w:rsidRPr="00D0228F" w:rsidRDefault="002A1EEA" w:rsidP="00487D98">
      <w:pPr>
        <w:pStyle w:val="ListParagraph"/>
        <w:spacing w:line="240" w:lineRule="exact"/>
        <w:ind w:left="851" w:hanging="491"/>
        <w:rPr>
          <w:rStyle w:val="Hyperlink"/>
          <w:color w:val="auto"/>
          <w:u w:val="none"/>
        </w:rPr>
      </w:pPr>
      <w:hyperlink r:id="rId63" w:history="1">
        <w:r w:rsidR="00DE6FE0" w:rsidRPr="00D0228F">
          <w:rPr>
            <w:rStyle w:val="Hyperlink"/>
          </w:rPr>
          <w:t>https://sl.wikisource.org/wiki/Vinjete</w:t>
        </w:r>
      </w:hyperlink>
      <w:r w:rsidR="00DE6FE0" w:rsidRPr="00D0228F">
        <w:t xml:space="preserve"> (16. 1. 2021).</w:t>
      </w:r>
    </w:p>
    <w:p w14:paraId="4DC1F478" w14:textId="77777777" w:rsidR="00DE6FE0" w:rsidRPr="00D0228F" w:rsidRDefault="00DE6FE0" w:rsidP="00487D98">
      <w:pPr>
        <w:pStyle w:val="ListParagraph"/>
        <w:spacing w:line="240" w:lineRule="exact"/>
        <w:ind w:left="851" w:hanging="491"/>
        <w:rPr>
          <w:rStyle w:val="Hyperlink"/>
        </w:rPr>
      </w:pPr>
    </w:p>
    <w:p w14:paraId="14FEFC80" w14:textId="2A66E263" w:rsidR="00DE6FE0" w:rsidRPr="00D0228F" w:rsidRDefault="00DE6FE0" w:rsidP="00487D98">
      <w:pPr>
        <w:pStyle w:val="ListParagraph"/>
        <w:numPr>
          <w:ilvl w:val="0"/>
          <w:numId w:val="9"/>
        </w:numPr>
        <w:spacing w:line="240" w:lineRule="exact"/>
        <w:ind w:left="851" w:hanging="491"/>
      </w:pPr>
      <w:r w:rsidRPr="00D0228F">
        <w:t xml:space="preserve">Cankar, Ivan. 1922. </w:t>
      </w:r>
      <w:r w:rsidRPr="00D0228F">
        <w:rPr>
          <w:i/>
          <w:iCs/>
        </w:rPr>
        <w:t>Romantične duše.</w:t>
      </w:r>
      <w:r w:rsidRPr="00D0228F">
        <w:t xml:space="preserve"> Wikivir. Dostopno prek:</w:t>
      </w:r>
    </w:p>
    <w:p w14:paraId="152987E7" w14:textId="0BC39AD6" w:rsidR="00DE6FE0" w:rsidRPr="00D0228F" w:rsidRDefault="002A1EEA" w:rsidP="00487D98">
      <w:pPr>
        <w:pStyle w:val="ListParagraph"/>
        <w:spacing w:line="240" w:lineRule="exact"/>
        <w:ind w:left="851" w:hanging="491"/>
        <w:rPr>
          <w:rStyle w:val="Hyperlink"/>
          <w:color w:val="auto"/>
          <w:u w:val="none"/>
        </w:rPr>
      </w:pPr>
      <w:hyperlink r:id="rId64" w:history="1">
        <w:r w:rsidR="00DE6FE0" w:rsidRPr="00D0228F">
          <w:rPr>
            <w:rStyle w:val="Hyperlink"/>
          </w:rPr>
          <w:t>https://sl.wikisource.org/wiki/Romanti%C4%8Dne_du%C5%A1e</w:t>
        </w:r>
      </w:hyperlink>
      <w:r w:rsidR="00DE6FE0" w:rsidRPr="00D0228F">
        <w:t xml:space="preserve"> (16. 1. 2021).</w:t>
      </w:r>
    </w:p>
    <w:p w14:paraId="29D96B88" w14:textId="77777777" w:rsidR="00DE6FE0" w:rsidRPr="00D0228F" w:rsidRDefault="00DE6FE0" w:rsidP="00487D98">
      <w:pPr>
        <w:pStyle w:val="ListParagraph"/>
        <w:spacing w:line="240" w:lineRule="exact"/>
        <w:ind w:left="851" w:hanging="491"/>
        <w:rPr>
          <w:rStyle w:val="Hyperlink"/>
        </w:rPr>
      </w:pPr>
    </w:p>
    <w:p w14:paraId="5728A872" w14:textId="177D5045" w:rsidR="00DE6FE0" w:rsidRPr="00D0228F" w:rsidRDefault="00DE6FE0" w:rsidP="00487D98">
      <w:pPr>
        <w:pStyle w:val="ListParagraph"/>
        <w:numPr>
          <w:ilvl w:val="0"/>
          <w:numId w:val="9"/>
        </w:numPr>
        <w:spacing w:line="240" w:lineRule="exact"/>
        <w:ind w:left="851" w:hanging="491"/>
      </w:pPr>
      <w:r w:rsidRPr="00D0228F">
        <w:t xml:space="preserve">Cankar, Ivan. 1912. </w:t>
      </w:r>
      <w:r w:rsidRPr="00D0228F">
        <w:rPr>
          <w:i/>
          <w:iCs/>
        </w:rPr>
        <w:t>Lepa Vida.</w:t>
      </w:r>
      <w:r w:rsidRPr="00D0228F">
        <w:t xml:space="preserve"> Wikivir. Dostopno prek:</w:t>
      </w:r>
    </w:p>
    <w:p w14:paraId="4DD30005" w14:textId="29A16EBB" w:rsidR="00DE6FE0" w:rsidRPr="00D0228F" w:rsidRDefault="002A1EEA" w:rsidP="00487D98">
      <w:pPr>
        <w:pStyle w:val="ListParagraph"/>
        <w:spacing w:line="240" w:lineRule="exact"/>
        <w:ind w:left="851" w:hanging="491"/>
        <w:rPr>
          <w:rStyle w:val="Hyperlink"/>
          <w:color w:val="auto"/>
          <w:u w:val="none"/>
        </w:rPr>
      </w:pPr>
      <w:hyperlink r:id="rId65" w:history="1">
        <w:r w:rsidR="00DE6FE0" w:rsidRPr="00D0228F">
          <w:rPr>
            <w:rStyle w:val="Hyperlink"/>
          </w:rPr>
          <w:t>https://sl.wikisource.org/wiki/Lepa_Vida_(Ivan_Cankar)</w:t>
        </w:r>
      </w:hyperlink>
      <w:r w:rsidR="00DE6FE0" w:rsidRPr="00D0228F">
        <w:t xml:space="preserve"> (16. 1. 2021).</w:t>
      </w:r>
    </w:p>
    <w:p w14:paraId="6A3A3C50" w14:textId="77777777" w:rsidR="00DE6FE0" w:rsidRPr="00D0228F" w:rsidRDefault="00DE6FE0" w:rsidP="00487D98">
      <w:pPr>
        <w:pStyle w:val="ListParagraph"/>
        <w:spacing w:line="240" w:lineRule="exact"/>
        <w:ind w:left="851" w:hanging="491"/>
        <w:rPr>
          <w:rStyle w:val="Hyperlink"/>
        </w:rPr>
      </w:pPr>
    </w:p>
    <w:p w14:paraId="0FC87414" w14:textId="094ACEC4" w:rsidR="00DE6FE0" w:rsidRPr="00D0228F" w:rsidRDefault="00DE6FE0" w:rsidP="00487D98">
      <w:pPr>
        <w:pStyle w:val="ListParagraph"/>
        <w:numPr>
          <w:ilvl w:val="0"/>
          <w:numId w:val="9"/>
        </w:numPr>
        <w:spacing w:line="240" w:lineRule="exact"/>
        <w:ind w:left="851" w:hanging="491"/>
      </w:pPr>
      <w:r w:rsidRPr="00D0228F">
        <w:t xml:space="preserve">Cankar, Ivan. 1910. </w:t>
      </w:r>
      <w:r w:rsidRPr="00D0228F">
        <w:rPr>
          <w:i/>
          <w:iCs/>
        </w:rPr>
        <w:t>Hlapci.</w:t>
      </w:r>
      <w:r w:rsidRPr="00D0228F">
        <w:t xml:space="preserve"> Wikivir. Dostopno prek:</w:t>
      </w:r>
    </w:p>
    <w:p w14:paraId="1819E68E" w14:textId="059BEF25" w:rsidR="00DE6FE0" w:rsidRPr="00D0228F" w:rsidRDefault="002A1EEA" w:rsidP="00487D98">
      <w:pPr>
        <w:pStyle w:val="ListParagraph"/>
        <w:spacing w:line="240" w:lineRule="exact"/>
        <w:ind w:left="851" w:hanging="491"/>
        <w:rPr>
          <w:rStyle w:val="Hyperlink"/>
          <w:color w:val="auto"/>
          <w:u w:val="none"/>
        </w:rPr>
      </w:pPr>
      <w:hyperlink r:id="rId66" w:history="1">
        <w:r w:rsidR="00DE6FE0" w:rsidRPr="00D0228F">
          <w:rPr>
            <w:rStyle w:val="Hyperlink"/>
          </w:rPr>
          <w:t>https://sl.wikisource.org/wiki/Hlapci</w:t>
        </w:r>
      </w:hyperlink>
      <w:r w:rsidR="00DE6FE0" w:rsidRPr="00D0228F">
        <w:t xml:space="preserve"> (16. 1. 2021).</w:t>
      </w:r>
    </w:p>
    <w:p w14:paraId="22D99226" w14:textId="77777777" w:rsidR="00DE6FE0" w:rsidRPr="00D0228F" w:rsidRDefault="00DE6FE0" w:rsidP="00487D98">
      <w:pPr>
        <w:pStyle w:val="ListParagraph"/>
        <w:spacing w:line="240" w:lineRule="exact"/>
        <w:ind w:left="851" w:hanging="491"/>
        <w:rPr>
          <w:rStyle w:val="Hyperlink"/>
        </w:rPr>
      </w:pPr>
    </w:p>
    <w:p w14:paraId="1C6ED523" w14:textId="1471EEC9" w:rsidR="00DE6FE0" w:rsidRPr="00D0228F" w:rsidRDefault="00DE6FE0" w:rsidP="00487D98">
      <w:pPr>
        <w:pStyle w:val="ListParagraph"/>
        <w:numPr>
          <w:ilvl w:val="0"/>
          <w:numId w:val="9"/>
        </w:numPr>
        <w:spacing w:line="240" w:lineRule="exact"/>
        <w:ind w:left="851" w:hanging="491"/>
      </w:pPr>
      <w:r w:rsidRPr="00D0228F">
        <w:t xml:space="preserve">Cankar, Ivan. 1908. </w:t>
      </w:r>
      <w:r w:rsidRPr="00D0228F">
        <w:rPr>
          <w:i/>
          <w:iCs/>
        </w:rPr>
        <w:t>Pohujšanje v dolini šentforjanski.</w:t>
      </w:r>
      <w:r w:rsidRPr="00D0228F">
        <w:t xml:space="preserve"> Wikivir. Dostopno prek:</w:t>
      </w:r>
    </w:p>
    <w:p w14:paraId="62F34E9E" w14:textId="1E96ED87" w:rsidR="00DE6FE0" w:rsidRPr="00D0228F" w:rsidRDefault="002A1EEA" w:rsidP="00487D98">
      <w:pPr>
        <w:pStyle w:val="ListParagraph"/>
        <w:spacing w:line="240" w:lineRule="exact"/>
        <w:ind w:left="851" w:hanging="491"/>
        <w:rPr>
          <w:rStyle w:val="Hyperlink"/>
          <w:color w:val="auto"/>
          <w:u w:val="none"/>
        </w:rPr>
      </w:pPr>
      <w:hyperlink r:id="rId67" w:history="1">
        <w:r w:rsidR="00DE6FE0" w:rsidRPr="00D0228F">
          <w:rPr>
            <w:rStyle w:val="Hyperlink"/>
          </w:rPr>
          <w:t>https://sl.wikisource.org/wiki/Pohuj%C5%A1anje_v_dolini_%C5%A1entflorjanski</w:t>
        </w:r>
      </w:hyperlink>
      <w:r w:rsidR="00DE6FE0" w:rsidRPr="00D0228F">
        <w:t xml:space="preserve"> (16. 1. 2021).</w:t>
      </w:r>
    </w:p>
    <w:p w14:paraId="2E7D6A96" w14:textId="77777777" w:rsidR="00DE6FE0" w:rsidRPr="00D0228F" w:rsidRDefault="00DE6FE0" w:rsidP="00487D98">
      <w:pPr>
        <w:pStyle w:val="ListParagraph"/>
        <w:spacing w:line="240" w:lineRule="exact"/>
        <w:ind w:left="851" w:hanging="491"/>
        <w:rPr>
          <w:rStyle w:val="Hyperlink"/>
        </w:rPr>
      </w:pPr>
    </w:p>
    <w:p w14:paraId="63AF1C3B" w14:textId="04AD3C72" w:rsidR="00DE6FE0" w:rsidRPr="00D0228F" w:rsidRDefault="00DE6FE0" w:rsidP="00487D98">
      <w:pPr>
        <w:pStyle w:val="ListParagraph"/>
        <w:numPr>
          <w:ilvl w:val="0"/>
          <w:numId w:val="9"/>
        </w:numPr>
        <w:spacing w:line="240" w:lineRule="exact"/>
        <w:ind w:left="851" w:hanging="491"/>
      </w:pPr>
      <w:r w:rsidRPr="00D0228F">
        <w:t xml:space="preserve">Cankar, Ivan. 1902. </w:t>
      </w:r>
      <w:r w:rsidRPr="00D0228F">
        <w:rPr>
          <w:i/>
          <w:iCs/>
        </w:rPr>
        <w:t>Kralj na Betajnovi.</w:t>
      </w:r>
      <w:r w:rsidRPr="00D0228F">
        <w:t xml:space="preserve"> Wikivir. Dostopno prek:</w:t>
      </w:r>
    </w:p>
    <w:p w14:paraId="4FDAEFC7" w14:textId="7DE6C75E" w:rsidR="00DE6FE0" w:rsidRPr="00D0228F" w:rsidRDefault="002A1EEA" w:rsidP="00487D98">
      <w:pPr>
        <w:pStyle w:val="ListParagraph"/>
        <w:spacing w:line="240" w:lineRule="exact"/>
        <w:ind w:left="851" w:hanging="491"/>
        <w:rPr>
          <w:rStyle w:val="Hyperlink"/>
          <w:color w:val="auto"/>
          <w:u w:val="none"/>
        </w:rPr>
      </w:pPr>
      <w:hyperlink r:id="rId68" w:history="1">
        <w:r w:rsidR="00DE6FE0" w:rsidRPr="00D0228F">
          <w:rPr>
            <w:rStyle w:val="Hyperlink"/>
          </w:rPr>
          <w:t>https://sl.wikisource.org/wiki/Kralj_na_Betajnovi</w:t>
        </w:r>
      </w:hyperlink>
      <w:r w:rsidR="00DE6FE0" w:rsidRPr="00D0228F">
        <w:t xml:space="preserve"> (16. 1. 2021).</w:t>
      </w:r>
    </w:p>
    <w:p w14:paraId="42D0EA08" w14:textId="77777777" w:rsidR="00DE6FE0" w:rsidRPr="00D0228F" w:rsidRDefault="00DE6FE0" w:rsidP="00487D98">
      <w:pPr>
        <w:pStyle w:val="ListParagraph"/>
        <w:spacing w:line="240" w:lineRule="exact"/>
        <w:ind w:left="851" w:hanging="491"/>
        <w:rPr>
          <w:rStyle w:val="Hyperlink"/>
        </w:rPr>
      </w:pPr>
    </w:p>
    <w:p w14:paraId="57A4DB70" w14:textId="65AADFE6" w:rsidR="002E0519" w:rsidRPr="00D0228F" w:rsidRDefault="00DE6FE0" w:rsidP="00487D98">
      <w:pPr>
        <w:pStyle w:val="ListParagraph"/>
        <w:numPr>
          <w:ilvl w:val="0"/>
          <w:numId w:val="9"/>
        </w:numPr>
        <w:spacing w:line="240" w:lineRule="exact"/>
        <w:ind w:left="851" w:hanging="491"/>
      </w:pPr>
      <w:r w:rsidRPr="00D0228F">
        <w:t>Cankar, Ivan. 1901</w:t>
      </w:r>
      <w:r w:rsidR="002E0519" w:rsidRPr="00D0228F">
        <w:t xml:space="preserve">. </w:t>
      </w:r>
      <w:r w:rsidR="002E0519" w:rsidRPr="00D0228F">
        <w:rPr>
          <w:i/>
          <w:iCs/>
        </w:rPr>
        <w:t>Za narodov blagor.</w:t>
      </w:r>
      <w:r w:rsidR="002E0519" w:rsidRPr="00D0228F">
        <w:t xml:space="preserve"> Wikivir. Dostopno prek:</w:t>
      </w:r>
    </w:p>
    <w:p w14:paraId="6A832C5B" w14:textId="6F68B795" w:rsidR="002E0519" w:rsidRPr="00D0228F" w:rsidRDefault="002A1EEA" w:rsidP="00487D98">
      <w:pPr>
        <w:pStyle w:val="ListParagraph"/>
        <w:spacing w:line="240" w:lineRule="exact"/>
        <w:ind w:left="851" w:hanging="491"/>
        <w:rPr>
          <w:rStyle w:val="Hyperlink"/>
          <w:color w:val="auto"/>
          <w:u w:val="none"/>
        </w:rPr>
      </w:pPr>
      <w:hyperlink r:id="rId69" w:history="1">
        <w:r w:rsidR="002E0519" w:rsidRPr="00D0228F">
          <w:rPr>
            <w:rStyle w:val="Hyperlink"/>
          </w:rPr>
          <w:t>https://sl.wikisource.org/wiki/Za_narodov_blagor</w:t>
        </w:r>
      </w:hyperlink>
      <w:r w:rsidR="002E0519" w:rsidRPr="00D0228F">
        <w:t xml:space="preserve"> (16. 1. 2021).</w:t>
      </w:r>
    </w:p>
    <w:p w14:paraId="37E141C4" w14:textId="77777777" w:rsidR="002E0519" w:rsidRPr="00D0228F" w:rsidRDefault="002E0519" w:rsidP="00487D98">
      <w:pPr>
        <w:pStyle w:val="ListParagraph"/>
        <w:spacing w:line="240" w:lineRule="exact"/>
        <w:ind w:left="851" w:hanging="491"/>
      </w:pPr>
    </w:p>
    <w:p w14:paraId="630BFF59" w14:textId="211405CA" w:rsidR="002E0519" w:rsidRPr="00D0228F" w:rsidRDefault="002E0519" w:rsidP="00487D98">
      <w:pPr>
        <w:pStyle w:val="ListParagraph"/>
        <w:numPr>
          <w:ilvl w:val="0"/>
          <w:numId w:val="9"/>
        </w:numPr>
        <w:spacing w:line="240" w:lineRule="exact"/>
        <w:ind w:left="851" w:hanging="491"/>
      </w:pPr>
      <w:r w:rsidRPr="00D0228F">
        <w:t xml:space="preserve">Cankar, Ivan. 1900. </w:t>
      </w:r>
      <w:r w:rsidRPr="00D0228F">
        <w:rPr>
          <w:i/>
          <w:iCs/>
        </w:rPr>
        <w:t>Jakob Ruda.</w:t>
      </w:r>
      <w:r w:rsidRPr="00D0228F">
        <w:t xml:space="preserve"> Wikivir. Dostopno prek:</w:t>
      </w:r>
    </w:p>
    <w:p w14:paraId="5E4FF1E4" w14:textId="62756445" w:rsidR="002E0519" w:rsidRDefault="002A1EEA" w:rsidP="00487D98">
      <w:pPr>
        <w:pStyle w:val="ListParagraph"/>
        <w:spacing w:line="240" w:lineRule="exact"/>
        <w:ind w:left="851" w:hanging="491"/>
      </w:pPr>
      <w:hyperlink r:id="rId70" w:history="1">
        <w:r w:rsidR="002E0519" w:rsidRPr="00D0228F">
          <w:rPr>
            <w:rStyle w:val="Hyperlink"/>
          </w:rPr>
          <w:t>https://sl.wikisource.org/wiki/Jakob_Ruda</w:t>
        </w:r>
      </w:hyperlink>
      <w:r w:rsidR="002E0519" w:rsidRPr="00D0228F">
        <w:t xml:space="preserve"> (16. 1. 2021).</w:t>
      </w:r>
    </w:p>
    <w:p w14:paraId="22FD705A" w14:textId="77777777" w:rsidR="009003B2" w:rsidRPr="006739DF" w:rsidRDefault="009003B2" w:rsidP="00487D98">
      <w:pPr>
        <w:pStyle w:val="ListParagraph"/>
        <w:spacing w:line="240" w:lineRule="exact"/>
        <w:ind w:left="851" w:hanging="491"/>
      </w:pPr>
    </w:p>
    <w:p w14:paraId="3ED6D943" w14:textId="77777777" w:rsidR="009003B2" w:rsidRPr="00D0228F" w:rsidRDefault="009003B2" w:rsidP="009003B2">
      <w:pPr>
        <w:pStyle w:val="ListParagraph"/>
        <w:numPr>
          <w:ilvl w:val="0"/>
          <w:numId w:val="9"/>
        </w:numPr>
        <w:spacing w:line="240" w:lineRule="exact"/>
        <w:ind w:left="851" w:hanging="491"/>
        <w:rPr>
          <w:rStyle w:val="Hyperlink"/>
          <w:i/>
          <w:color w:val="auto"/>
          <w:u w:val="none"/>
        </w:rPr>
      </w:pPr>
      <w:r w:rsidRPr="00D0228F">
        <w:t xml:space="preserve">Cankar, Ivan. 1906. </w:t>
      </w:r>
      <w:r w:rsidRPr="00D0228F">
        <w:rPr>
          <w:i/>
          <w:iCs/>
        </w:rPr>
        <w:t>Nina.</w:t>
      </w:r>
      <w:r w:rsidRPr="00D0228F">
        <w:t xml:space="preserve"> Wikivir. Dostopno prek:</w:t>
      </w:r>
      <w:r>
        <w:t xml:space="preserve"> </w:t>
      </w:r>
      <w:hyperlink r:id="rId71" w:history="1">
        <w:r w:rsidRPr="00BB41D6">
          <w:rPr>
            <w:rStyle w:val="Hyperlink"/>
          </w:rPr>
          <w:t>https://sl.wikisource.org/wiki/Nina_(Ivan_Cankar)</w:t>
        </w:r>
      </w:hyperlink>
      <w:r w:rsidRPr="00D0228F">
        <w:t xml:space="preserve"> (16. </w:t>
      </w:r>
      <w:commentRangeStart w:id="153"/>
      <w:r w:rsidRPr="00D0228F">
        <w:t>1. 2021</w:t>
      </w:r>
      <w:commentRangeEnd w:id="153"/>
      <w:r w:rsidRPr="00D0228F">
        <w:rPr>
          <w:rStyle w:val="CommentReference"/>
          <w:sz w:val="22"/>
          <w:szCs w:val="22"/>
        </w:rPr>
        <w:commentReference w:id="153"/>
      </w:r>
      <w:r w:rsidRPr="00D0228F">
        <w:t>).</w:t>
      </w:r>
    </w:p>
    <w:p w14:paraId="5359C82A" w14:textId="77777777" w:rsidR="009003B2" w:rsidRPr="00D0228F" w:rsidRDefault="009003B2" w:rsidP="009003B2">
      <w:pPr>
        <w:pStyle w:val="ListParagraph"/>
        <w:spacing w:line="240" w:lineRule="exact"/>
        <w:ind w:left="851" w:hanging="491"/>
        <w:rPr>
          <w:rStyle w:val="Hyperlink"/>
        </w:rPr>
      </w:pPr>
    </w:p>
    <w:p w14:paraId="3660D185" w14:textId="77777777" w:rsidR="009003B2" w:rsidRPr="00D0228F" w:rsidRDefault="009003B2" w:rsidP="009003B2">
      <w:pPr>
        <w:pStyle w:val="ListParagraph"/>
        <w:numPr>
          <w:ilvl w:val="0"/>
          <w:numId w:val="9"/>
        </w:numPr>
        <w:spacing w:line="240" w:lineRule="exact"/>
        <w:ind w:left="851" w:hanging="491"/>
        <w:rPr>
          <w:rStyle w:val="Hyperlink"/>
          <w:i/>
          <w:color w:val="auto"/>
          <w:u w:val="none"/>
        </w:rPr>
      </w:pPr>
      <w:r w:rsidRPr="00D0228F">
        <w:t xml:space="preserve">Cankar, Ivan. 1906. </w:t>
      </w:r>
      <w:r w:rsidRPr="00D0228F">
        <w:rPr>
          <w:i/>
          <w:iCs/>
        </w:rPr>
        <w:t>Martin Kačur.</w:t>
      </w:r>
      <w:r w:rsidRPr="00D0228F">
        <w:t xml:space="preserve"> Wikivir. Dostopno prek: </w:t>
      </w:r>
      <w:hyperlink r:id="rId72">
        <w:r w:rsidRPr="00D0228F">
          <w:rPr>
            <w:rStyle w:val="Hyperlink"/>
          </w:rPr>
          <w:t>https://sl.wikisource.org/wiki/Martin_Ka%C4%8Dur</w:t>
        </w:r>
      </w:hyperlink>
      <w:r w:rsidRPr="00D0228F">
        <w:t xml:space="preserve"> (16. 1. 2021).</w:t>
      </w:r>
    </w:p>
    <w:p w14:paraId="3B52A220" w14:textId="77777777" w:rsidR="009003B2" w:rsidRPr="00D0228F" w:rsidRDefault="009003B2" w:rsidP="009003B2">
      <w:pPr>
        <w:pStyle w:val="ListParagraph"/>
        <w:spacing w:line="240" w:lineRule="exact"/>
        <w:ind w:left="851" w:hanging="491"/>
        <w:rPr>
          <w:rStyle w:val="Hyperlink"/>
        </w:rPr>
      </w:pPr>
    </w:p>
    <w:p w14:paraId="6C22720D" w14:textId="77777777" w:rsidR="009003B2" w:rsidRPr="00D0228F" w:rsidRDefault="009003B2" w:rsidP="009003B2">
      <w:pPr>
        <w:pStyle w:val="ListParagraph"/>
        <w:numPr>
          <w:ilvl w:val="0"/>
          <w:numId w:val="9"/>
        </w:numPr>
        <w:spacing w:line="240" w:lineRule="exact"/>
        <w:ind w:left="851" w:hanging="491"/>
        <w:rPr>
          <w:rStyle w:val="Hyperlink"/>
          <w:i/>
          <w:color w:val="auto"/>
          <w:u w:val="none"/>
        </w:rPr>
      </w:pPr>
      <w:r w:rsidRPr="00D0228F">
        <w:t xml:space="preserve">Cankar, Ivan. 1907. </w:t>
      </w:r>
      <w:r w:rsidRPr="00D0228F">
        <w:rPr>
          <w:i/>
          <w:iCs/>
        </w:rPr>
        <w:t>V samoti.</w:t>
      </w:r>
      <w:r w:rsidRPr="00D0228F">
        <w:t xml:space="preserve"> Wikivir. Dostopno prek: </w:t>
      </w:r>
      <w:hyperlink r:id="rId73">
        <w:r w:rsidRPr="00D0228F">
          <w:rPr>
            <w:rStyle w:val="Hyperlink"/>
          </w:rPr>
          <w:t>https://sl.wikisource.org/wiki/V_samoti</w:t>
        </w:r>
      </w:hyperlink>
      <w:r w:rsidRPr="00D0228F">
        <w:t xml:space="preserve"> (16. 1. 2021).</w:t>
      </w:r>
    </w:p>
    <w:p w14:paraId="007E410E" w14:textId="77777777" w:rsidR="009003B2" w:rsidRPr="00D0228F" w:rsidRDefault="009003B2" w:rsidP="009003B2">
      <w:pPr>
        <w:pStyle w:val="ListParagraph"/>
        <w:spacing w:line="240" w:lineRule="exact"/>
        <w:ind w:left="851" w:hanging="491"/>
        <w:rPr>
          <w:rStyle w:val="Hyperlink"/>
        </w:rPr>
      </w:pPr>
    </w:p>
    <w:p w14:paraId="069271F5" w14:textId="77777777" w:rsidR="009003B2" w:rsidRPr="00A30972" w:rsidRDefault="009003B2" w:rsidP="009003B2">
      <w:pPr>
        <w:pStyle w:val="ListParagraph"/>
        <w:numPr>
          <w:ilvl w:val="0"/>
          <w:numId w:val="9"/>
        </w:numPr>
        <w:spacing w:line="240" w:lineRule="exact"/>
        <w:ind w:left="851" w:hanging="491"/>
        <w:rPr>
          <w:i/>
        </w:rPr>
      </w:pPr>
      <w:r w:rsidRPr="00D0228F">
        <w:t xml:space="preserve">Cankar, Ivan. 1905. </w:t>
      </w:r>
      <w:r w:rsidRPr="00D0228F">
        <w:rPr>
          <w:i/>
          <w:iCs/>
        </w:rPr>
        <w:t>V mesečini.</w:t>
      </w:r>
      <w:r w:rsidRPr="00D0228F">
        <w:t xml:space="preserve"> Wikivir. Dostopno prek:</w:t>
      </w:r>
    </w:p>
    <w:p w14:paraId="3B2A7C80" w14:textId="77777777" w:rsidR="009003B2" w:rsidRPr="00D0228F" w:rsidRDefault="002A1EEA" w:rsidP="009003B2">
      <w:pPr>
        <w:pStyle w:val="ListParagraph"/>
        <w:spacing w:line="240" w:lineRule="exact"/>
        <w:ind w:left="851"/>
        <w:rPr>
          <w:rStyle w:val="Hyperlink"/>
          <w:i/>
          <w:color w:val="auto"/>
          <w:u w:val="none"/>
        </w:rPr>
      </w:pPr>
      <w:hyperlink r:id="rId74" w:history="1">
        <w:r w:rsidR="009003B2" w:rsidRPr="00BB41D6">
          <w:rPr>
            <w:rStyle w:val="Hyperlink"/>
          </w:rPr>
          <w:t>https://sl.wikisource.org/wiki/V_mese%C4%8Dini</w:t>
        </w:r>
      </w:hyperlink>
      <w:r w:rsidR="009003B2" w:rsidRPr="00D0228F">
        <w:t xml:space="preserve"> (16. 1. 2021).</w:t>
      </w:r>
    </w:p>
    <w:p w14:paraId="67F71E2F" w14:textId="77777777" w:rsidR="009003B2" w:rsidRPr="00D0228F" w:rsidRDefault="009003B2" w:rsidP="009003B2">
      <w:pPr>
        <w:pStyle w:val="ListParagraph"/>
        <w:spacing w:line="240" w:lineRule="exact"/>
        <w:ind w:left="851" w:hanging="491"/>
        <w:rPr>
          <w:rStyle w:val="Hyperlink"/>
        </w:rPr>
      </w:pPr>
    </w:p>
    <w:p w14:paraId="0E4DF04E" w14:textId="77777777" w:rsidR="009003B2" w:rsidRPr="00D0228F" w:rsidRDefault="009003B2" w:rsidP="009003B2">
      <w:pPr>
        <w:pStyle w:val="ListParagraph"/>
        <w:numPr>
          <w:ilvl w:val="0"/>
          <w:numId w:val="9"/>
        </w:numPr>
        <w:spacing w:line="240" w:lineRule="exact"/>
        <w:ind w:left="851" w:hanging="491"/>
        <w:rPr>
          <w:rStyle w:val="Hyperlink"/>
          <w:i/>
          <w:color w:val="auto"/>
          <w:u w:val="none"/>
        </w:rPr>
      </w:pPr>
      <w:r w:rsidRPr="00D0228F">
        <w:t xml:space="preserve">Cankar, Ivan. 1905. </w:t>
      </w:r>
      <w:r w:rsidRPr="00D0228F">
        <w:rPr>
          <w:i/>
          <w:iCs/>
        </w:rPr>
        <w:t>Potepuh Marko in kralj Matjaž.</w:t>
      </w:r>
      <w:r w:rsidRPr="00D0228F">
        <w:t xml:space="preserve"> Wikivir. Dostopno prek:</w:t>
      </w:r>
      <w:r w:rsidRPr="00D0228F">
        <w:rPr>
          <w:i/>
          <w:iCs/>
        </w:rPr>
        <w:t xml:space="preserve"> </w:t>
      </w:r>
      <w:hyperlink r:id="rId75">
        <w:r w:rsidRPr="00D0228F">
          <w:rPr>
            <w:rStyle w:val="Hyperlink"/>
          </w:rPr>
          <w:t>https://sl.wikisource.org/wiki/Potepuh_Marko_in_kralj_Matja%C5%BE</w:t>
        </w:r>
      </w:hyperlink>
      <w:r w:rsidRPr="00D0228F">
        <w:t xml:space="preserve"> (16. 1. 2021).</w:t>
      </w:r>
    </w:p>
    <w:p w14:paraId="00742F56" w14:textId="77777777" w:rsidR="009003B2" w:rsidRPr="00D0228F" w:rsidRDefault="009003B2" w:rsidP="00487D98">
      <w:pPr>
        <w:pStyle w:val="ListParagraph"/>
        <w:spacing w:line="240" w:lineRule="exact"/>
        <w:ind w:left="851" w:hanging="491"/>
        <w:rPr>
          <w:rStyle w:val="Hyperlink"/>
          <w:color w:val="auto"/>
          <w:u w:val="none"/>
        </w:rPr>
      </w:pPr>
    </w:p>
    <w:p w14:paraId="5EC7C0D6" w14:textId="77777777" w:rsidR="002E0519" w:rsidRPr="00D0228F" w:rsidRDefault="002E0519" w:rsidP="00487D98">
      <w:pPr>
        <w:pStyle w:val="ListParagraph"/>
        <w:spacing w:line="240" w:lineRule="exact"/>
        <w:ind w:left="851" w:hanging="491"/>
      </w:pPr>
    </w:p>
    <w:p w14:paraId="3C49DD34" w14:textId="495B5E33" w:rsidR="002E0519" w:rsidRPr="00D0228F" w:rsidRDefault="002E0519" w:rsidP="00487D98">
      <w:pPr>
        <w:pStyle w:val="ListParagraph"/>
        <w:numPr>
          <w:ilvl w:val="0"/>
          <w:numId w:val="9"/>
        </w:numPr>
        <w:spacing w:line="240" w:lineRule="exact"/>
        <w:ind w:left="851" w:hanging="491"/>
      </w:pPr>
      <w:r w:rsidRPr="00D0228F">
        <w:t xml:space="preserve">Prešeren, France. </w:t>
      </w:r>
      <w:r w:rsidR="003360F4" w:rsidRPr="00D0228F">
        <w:t>1847</w:t>
      </w:r>
      <w:r w:rsidRPr="00D0228F">
        <w:t xml:space="preserve">. </w:t>
      </w:r>
      <w:r w:rsidRPr="00D0228F">
        <w:rPr>
          <w:i/>
          <w:iCs/>
        </w:rPr>
        <w:t>Sanjalo se mi je, de v svetem raji.</w:t>
      </w:r>
      <w:r w:rsidRPr="00D0228F">
        <w:t xml:space="preserve"> Wikivir. Dostopno prek:</w:t>
      </w:r>
    </w:p>
    <w:p w14:paraId="78B7EB8E" w14:textId="0196B86B" w:rsidR="002E0519" w:rsidRPr="00D0228F" w:rsidRDefault="002A1EEA" w:rsidP="00487D98">
      <w:pPr>
        <w:pStyle w:val="ListParagraph"/>
        <w:spacing w:line="240" w:lineRule="exact"/>
        <w:ind w:left="851" w:hanging="491"/>
        <w:rPr>
          <w:rStyle w:val="Hyperlink"/>
          <w:color w:val="auto"/>
          <w:u w:val="none"/>
        </w:rPr>
      </w:pPr>
      <w:hyperlink r:id="rId76" w:history="1">
        <w:r w:rsidR="002E0519" w:rsidRPr="00D0228F">
          <w:rPr>
            <w:rStyle w:val="Hyperlink"/>
          </w:rPr>
          <w:t>https://sl.wikisource.org/wiki/Sanjalo_se_mi_je,_de_v_svetem_raji</w:t>
        </w:r>
      </w:hyperlink>
      <w:r w:rsidR="002E0519" w:rsidRPr="00D0228F">
        <w:t xml:space="preserve"> (16. 1. 2021).</w:t>
      </w:r>
    </w:p>
    <w:p w14:paraId="1423CBB0" w14:textId="77777777" w:rsidR="002E0519" w:rsidRPr="00D0228F" w:rsidRDefault="002E0519" w:rsidP="00487D98">
      <w:pPr>
        <w:spacing w:line="240" w:lineRule="exact"/>
        <w:ind w:left="851" w:hanging="491"/>
        <w:rPr>
          <w:rStyle w:val="Hyperlink"/>
        </w:rPr>
      </w:pPr>
    </w:p>
    <w:p w14:paraId="06A77E28" w14:textId="299C0BE4" w:rsidR="002E0519" w:rsidRPr="00D0228F" w:rsidRDefault="002E0519" w:rsidP="00487D98">
      <w:pPr>
        <w:pStyle w:val="ListParagraph"/>
        <w:numPr>
          <w:ilvl w:val="0"/>
          <w:numId w:val="9"/>
        </w:numPr>
        <w:spacing w:line="240" w:lineRule="exact"/>
        <w:ind w:left="851" w:hanging="491"/>
      </w:pPr>
      <w:r w:rsidRPr="00D0228F">
        <w:t xml:space="preserve">Prešeren, France. </w:t>
      </w:r>
      <w:r w:rsidR="003360F4" w:rsidRPr="00D0228F">
        <w:t>1847</w:t>
      </w:r>
      <w:r w:rsidRPr="00D0228F">
        <w:t xml:space="preserve">. </w:t>
      </w:r>
      <w:r w:rsidRPr="00D0228F">
        <w:rPr>
          <w:i/>
          <w:iCs/>
        </w:rPr>
        <w:t>Ni znal molitve žlahtnič trde glave.</w:t>
      </w:r>
      <w:r w:rsidRPr="00D0228F">
        <w:t xml:space="preserve"> Wikivir. Dostopno prek:</w:t>
      </w:r>
    </w:p>
    <w:p w14:paraId="3D4B23C1" w14:textId="51CC4ECC" w:rsidR="002E0519" w:rsidRPr="00D0228F" w:rsidRDefault="002A1EEA" w:rsidP="00487D98">
      <w:pPr>
        <w:pStyle w:val="ListParagraph"/>
        <w:spacing w:line="240" w:lineRule="exact"/>
        <w:ind w:left="851" w:hanging="491"/>
      </w:pPr>
      <w:hyperlink r:id="rId77" w:history="1">
        <w:r w:rsidR="002E0519" w:rsidRPr="00D0228F">
          <w:rPr>
            <w:rStyle w:val="Hyperlink"/>
          </w:rPr>
          <w:t>https://sl.wikisource.org/wiki/Ni_znal_molitve_%C5%BElahtni%C4%8D_trde_glave</w:t>
        </w:r>
      </w:hyperlink>
      <w:r w:rsidR="002E0519" w:rsidRPr="00D0228F">
        <w:t xml:space="preserve"> (16. 1. 2021).</w:t>
      </w:r>
    </w:p>
    <w:p w14:paraId="39281577" w14:textId="77777777" w:rsidR="00BF17A3" w:rsidRPr="00D0228F" w:rsidRDefault="00BF17A3" w:rsidP="00487D98">
      <w:pPr>
        <w:pStyle w:val="ListParagraph"/>
        <w:spacing w:line="240" w:lineRule="exact"/>
        <w:ind w:left="851" w:hanging="491"/>
        <w:rPr>
          <w:rStyle w:val="Hyperlink"/>
          <w:color w:val="auto"/>
          <w:u w:val="none"/>
        </w:rPr>
      </w:pPr>
    </w:p>
    <w:p w14:paraId="141170B9" w14:textId="4B05795E" w:rsidR="002E0519" w:rsidRPr="00D0228F" w:rsidRDefault="002E0519" w:rsidP="00487D98">
      <w:pPr>
        <w:pStyle w:val="ListParagraph"/>
        <w:numPr>
          <w:ilvl w:val="0"/>
          <w:numId w:val="9"/>
        </w:numPr>
        <w:spacing w:line="240" w:lineRule="exact"/>
        <w:ind w:left="851" w:hanging="491"/>
      </w:pPr>
      <w:r w:rsidRPr="00D0228F">
        <w:lastRenderedPageBreak/>
        <w:t xml:space="preserve">Prešeren, France. </w:t>
      </w:r>
      <w:r w:rsidR="003360F4" w:rsidRPr="00D0228F">
        <w:t>1847</w:t>
      </w:r>
      <w:r w:rsidRPr="00D0228F">
        <w:t xml:space="preserve">. </w:t>
      </w:r>
      <w:r w:rsidRPr="00D0228F">
        <w:rPr>
          <w:i/>
          <w:iCs/>
        </w:rPr>
        <w:t>Sonetni venec.</w:t>
      </w:r>
      <w:r w:rsidRPr="00D0228F">
        <w:t xml:space="preserve"> Wikivir. Dostopno prek:</w:t>
      </w:r>
    </w:p>
    <w:p w14:paraId="7C1E2EF6" w14:textId="51639DE8" w:rsidR="002E0519" w:rsidRPr="00D0228F" w:rsidRDefault="002A1EEA" w:rsidP="00487D98">
      <w:pPr>
        <w:pStyle w:val="ListParagraph"/>
        <w:spacing w:line="240" w:lineRule="exact"/>
        <w:ind w:left="851" w:hanging="491"/>
        <w:rPr>
          <w:rStyle w:val="Hyperlink"/>
          <w:color w:val="auto"/>
          <w:u w:val="none"/>
        </w:rPr>
      </w:pPr>
      <w:hyperlink r:id="rId78" w:history="1">
        <w:r w:rsidR="002E0519" w:rsidRPr="00D0228F">
          <w:rPr>
            <w:rStyle w:val="Hyperlink"/>
          </w:rPr>
          <w:t>https://sl.wikisource.org/wiki/Sonetni_venec</w:t>
        </w:r>
      </w:hyperlink>
      <w:r w:rsidR="002E0519" w:rsidRPr="00D0228F">
        <w:t xml:space="preserve"> (16. 1. 2021).</w:t>
      </w:r>
    </w:p>
    <w:p w14:paraId="533ADBDC" w14:textId="77777777" w:rsidR="002E0519" w:rsidRPr="00D0228F" w:rsidRDefault="002E0519" w:rsidP="00487D98">
      <w:pPr>
        <w:spacing w:line="240" w:lineRule="exact"/>
        <w:ind w:left="851" w:hanging="491"/>
        <w:rPr>
          <w:rStyle w:val="Hyperlink"/>
        </w:rPr>
      </w:pPr>
    </w:p>
    <w:p w14:paraId="37083E92" w14:textId="1B4E1228"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Je od veselga časa teklo leto.</w:t>
      </w:r>
      <w:r w:rsidRPr="00D0228F">
        <w:t xml:space="preserve"> Wikivir. Dostopno prek:</w:t>
      </w:r>
    </w:p>
    <w:p w14:paraId="52552CDF" w14:textId="63813B76" w:rsidR="002E0519" w:rsidRPr="00D0228F" w:rsidRDefault="002A1EEA" w:rsidP="00487D98">
      <w:pPr>
        <w:pStyle w:val="ListParagraph"/>
        <w:spacing w:line="240" w:lineRule="exact"/>
        <w:ind w:left="851" w:hanging="491"/>
        <w:rPr>
          <w:rStyle w:val="Hyperlink"/>
          <w:color w:val="auto"/>
          <w:u w:val="none"/>
        </w:rPr>
      </w:pPr>
      <w:hyperlink r:id="rId79" w:history="1">
        <w:r w:rsidR="002E0519" w:rsidRPr="00D0228F">
          <w:rPr>
            <w:rStyle w:val="Hyperlink"/>
          </w:rPr>
          <w:t>https://sl.wikisource.org/wiki/Je_od_vesel%27ga_%C4%8Dasa_teklo_leto</w:t>
        </w:r>
      </w:hyperlink>
      <w:r w:rsidR="002E0519" w:rsidRPr="00D0228F">
        <w:t xml:space="preserve"> (16. 1. 2021).</w:t>
      </w:r>
    </w:p>
    <w:p w14:paraId="43052278" w14:textId="77777777" w:rsidR="002E0519" w:rsidRPr="00D0228F" w:rsidRDefault="002E0519" w:rsidP="00487D98">
      <w:pPr>
        <w:spacing w:line="240" w:lineRule="exact"/>
        <w:ind w:left="851" w:hanging="491"/>
        <w:rPr>
          <w:rStyle w:val="Hyperlink"/>
        </w:rPr>
      </w:pPr>
    </w:p>
    <w:p w14:paraId="420A080E" w14:textId="57992F14" w:rsidR="002E0519" w:rsidRPr="00D0228F" w:rsidRDefault="002E0519" w:rsidP="00487D98">
      <w:pPr>
        <w:pStyle w:val="ListParagraph"/>
        <w:numPr>
          <w:ilvl w:val="0"/>
          <w:numId w:val="9"/>
        </w:numPr>
        <w:spacing w:line="240" w:lineRule="exact"/>
        <w:ind w:left="851" w:hanging="491"/>
      </w:pPr>
      <w:r w:rsidRPr="00D0228F">
        <w:t>Prešeren, France.</w:t>
      </w:r>
      <w:r w:rsidR="00612E9E" w:rsidRPr="00D0228F">
        <w:t xml:space="preserve"> 1847</w:t>
      </w:r>
      <w:r w:rsidRPr="00D0228F">
        <w:t xml:space="preserve">. </w:t>
      </w:r>
      <w:r w:rsidRPr="00D0228F">
        <w:rPr>
          <w:i/>
          <w:iCs/>
        </w:rPr>
        <w:t>Kupido! ti in tvoja lepa starka.</w:t>
      </w:r>
      <w:r w:rsidRPr="00D0228F">
        <w:t xml:space="preserve"> Wikivir. Dostopno prek:</w:t>
      </w:r>
    </w:p>
    <w:p w14:paraId="15E3EC03" w14:textId="37BA914A" w:rsidR="002E0519" w:rsidRPr="00D0228F" w:rsidRDefault="002A1EEA" w:rsidP="00487D98">
      <w:pPr>
        <w:pStyle w:val="ListParagraph"/>
        <w:spacing w:line="240" w:lineRule="exact"/>
        <w:ind w:left="851" w:hanging="491"/>
        <w:rPr>
          <w:rStyle w:val="Hyperlink"/>
          <w:color w:val="auto"/>
          <w:u w:val="none"/>
        </w:rPr>
      </w:pPr>
      <w:hyperlink r:id="rId80" w:history="1">
        <w:r w:rsidR="002E0519" w:rsidRPr="00D0228F">
          <w:rPr>
            <w:rStyle w:val="Hyperlink"/>
          </w:rPr>
          <w:t>https://sl.wikisource.org/wiki/Kup%C3%ADdo!_t%C3%AD_in_tvoja_lepa_starka</w:t>
        </w:r>
      </w:hyperlink>
      <w:r w:rsidR="002E0519" w:rsidRPr="00D0228F">
        <w:t xml:space="preserve"> (16. 1. 2021).</w:t>
      </w:r>
    </w:p>
    <w:p w14:paraId="1EBFE03B" w14:textId="77777777" w:rsidR="002E0519" w:rsidRPr="00D0228F" w:rsidRDefault="002E0519" w:rsidP="00487D98">
      <w:pPr>
        <w:spacing w:line="240" w:lineRule="exact"/>
        <w:ind w:left="851" w:hanging="491"/>
        <w:rPr>
          <w:rStyle w:val="Hyperlink"/>
        </w:rPr>
      </w:pPr>
    </w:p>
    <w:p w14:paraId="25A7D08C" w14:textId="5ED048E2"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Dve sestri videle so zmoti vdane.</w:t>
      </w:r>
      <w:r w:rsidRPr="00D0228F">
        <w:t xml:space="preserve"> Wikivir. Dostopno prek:</w:t>
      </w:r>
    </w:p>
    <w:p w14:paraId="31F84C93" w14:textId="29C52B56" w:rsidR="002E0519" w:rsidRPr="00D0228F" w:rsidRDefault="002A1EEA" w:rsidP="00487D98">
      <w:pPr>
        <w:pStyle w:val="ListParagraph"/>
        <w:spacing w:line="240" w:lineRule="exact"/>
        <w:ind w:left="851" w:hanging="491"/>
        <w:rPr>
          <w:rStyle w:val="Hyperlink"/>
          <w:color w:val="auto"/>
          <w:u w:val="none"/>
        </w:rPr>
      </w:pPr>
      <w:hyperlink r:id="rId81" w:history="1">
        <w:r w:rsidR="002E0519" w:rsidRPr="00D0228F">
          <w:rPr>
            <w:rStyle w:val="Hyperlink"/>
          </w:rPr>
          <w:t>https://sl.wikisource.org/wiki/Dve_sestri_videle_so_zmoti_vdane</w:t>
        </w:r>
      </w:hyperlink>
      <w:r w:rsidR="002E0519" w:rsidRPr="00D0228F">
        <w:t xml:space="preserve"> (16. 1. 2021).</w:t>
      </w:r>
    </w:p>
    <w:p w14:paraId="2F77E563" w14:textId="77777777" w:rsidR="002E0519" w:rsidRPr="00D0228F" w:rsidRDefault="002E0519" w:rsidP="00487D98">
      <w:pPr>
        <w:spacing w:line="240" w:lineRule="exact"/>
        <w:ind w:left="851" w:hanging="491"/>
        <w:rPr>
          <w:rStyle w:val="Hyperlink"/>
        </w:rPr>
      </w:pPr>
    </w:p>
    <w:p w14:paraId="6FFD6EB8" w14:textId="2C2AD08C"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Tak kakor hrepeni oko čolnarja.</w:t>
      </w:r>
      <w:r w:rsidRPr="00D0228F">
        <w:t xml:space="preserve"> Wikivir. Dostopno prek:</w:t>
      </w:r>
    </w:p>
    <w:p w14:paraId="688D8C1E" w14:textId="7FF4A0F4" w:rsidR="002E0519" w:rsidRPr="00D0228F" w:rsidRDefault="002A1EEA" w:rsidP="00487D98">
      <w:pPr>
        <w:pStyle w:val="ListParagraph"/>
        <w:spacing w:line="240" w:lineRule="exact"/>
        <w:ind w:left="851" w:hanging="491"/>
        <w:rPr>
          <w:rStyle w:val="Hyperlink"/>
          <w:color w:val="auto"/>
          <w:u w:val="none"/>
        </w:rPr>
      </w:pPr>
      <w:hyperlink r:id="rId82" w:history="1">
        <w:r w:rsidR="002E0519" w:rsidRPr="00D0228F">
          <w:rPr>
            <w:rStyle w:val="Hyperlink"/>
          </w:rPr>
          <w:t>https://sl.wikisource.org/wiki/Tak_kakor_hrepen%C3%AD_oko_%C4%8Dolnarja</w:t>
        </w:r>
      </w:hyperlink>
      <w:r w:rsidR="002E0519" w:rsidRPr="00D0228F">
        <w:t xml:space="preserve"> (16. 1. 2021).</w:t>
      </w:r>
    </w:p>
    <w:p w14:paraId="35FAC251" w14:textId="77777777" w:rsidR="002E0519" w:rsidRPr="00D0228F" w:rsidRDefault="002E0519" w:rsidP="00487D98">
      <w:pPr>
        <w:spacing w:line="240" w:lineRule="exact"/>
        <w:ind w:left="851" w:hanging="491"/>
        <w:rPr>
          <w:rStyle w:val="Hyperlink"/>
        </w:rPr>
      </w:pPr>
    </w:p>
    <w:p w14:paraId="44A3AA98" w14:textId="08B73213"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Vrh sonca sije soncov cela čeda.</w:t>
      </w:r>
      <w:r w:rsidRPr="00D0228F">
        <w:t xml:space="preserve"> Wikivir. Dostopno prek:</w:t>
      </w:r>
    </w:p>
    <w:p w14:paraId="55D46CB9" w14:textId="4E35F185" w:rsidR="002E0519" w:rsidRPr="00D0228F" w:rsidRDefault="002A1EEA" w:rsidP="00487D98">
      <w:pPr>
        <w:pStyle w:val="ListParagraph"/>
        <w:spacing w:line="240" w:lineRule="exact"/>
        <w:ind w:left="851" w:hanging="491"/>
        <w:rPr>
          <w:rStyle w:val="Hyperlink"/>
          <w:color w:val="auto"/>
          <w:u w:val="none"/>
        </w:rPr>
      </w:pPr>
      <w:hyperlink r:id="rId83" w:history="1">
        <w:r w:rsidR="002E0519" w:rsidRPr="00D0228F">
          <w:rPr>
            <w:rStyle w:val="Hyperlink"/>
          </w:rPr>
          <w:t>https://sl.wikisource.org/wiki/Vrh_sonca_sije_soncov_cela_%C4%8D%C3%A9da</w:t>
        </w:r>
      </w:hyperlink>
      <w:r w:rsidR="002E0519" w:rsidRPr="00D0228F">
        <w:t xml:space="preserve"> (16. 1. 2021).</w:t>
      </w:r>
    </w:p>
    <w:p w14:paraId="3D2B63E2" w14:textId="77777777" w:rsidR="002E0519" w:rsidRPr="00D0228F" w:rsidRDefault="002E0519" w:rsidP="00487D98">
      <w:pPr>
        <w:spacing w:line="240" w:lineRule="exact"/>
        <w:ind w:left="851" w:hanging="491"/>
        <w:rPr>
          <w:rStyle w:val="Hyperlink"/>
        </w:rPr>
      </w:pPr>
    </w:p>
    <w:p w14:paraId="250460C9" w14:textId="437A32D4"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Očetov naših imenitne dela.</w:t>
      </w:r>
      <w:r w:rsidRPr="00D0228F">
        <w:t xml:space="preserve"> Wikivir. Dostopno prek:</w:t>
      </w:r>
    </w:p>
    <w:p w14:paraId="3401C83A" w14:textId="7C2CAEE1" w:rsidR="002E0519" w:rsidRPr="00D0228F" w:rsidRDefault="002A1EEA" w:rsidP="00487D98">
      <w:pPr>
        <w:pStyle w:val="ListParagraph"/>
        <w:spacing w:line="240" w:lineRule="exact"/>
        <w:ind w:left="851" w:hanging="491"/>
        <w:rPr>
          <w:rStyle w:val="Hyperlink"/>
          <w:color w:val="auto"/>
          <w:u w:val="none"/>
        </w:rPr>
      </w:pPr>
      <w:hyperlink r:id="rId84" w:history="1">
        <w:r w:rsidR="002E0519" w:rsidRPr="00D0228F">
          <w:rPr>
            <w:rStyle w:val="Hyperlink"/>
          </w:rPr>
          <w:t>https://sl.wikisource.org/wiki/O%C4%8Detov_na%C5%A1ih_imenitne_dela</w:t>
        </w:r>
      </w:hyperlink>
      <w:r w:rsidR="002E0519" w:rsidRPr="00D0228F">
        <w:t xml:space="preserve"> (16. 1. 2021).</w:t>
      </w:r>
    </w:p>
    <w:p w14:paraId="4491B61D" w14:textId="77777777" w:rsidR="002E0519" w:rsidRPr="00D0228F" w:rsidRDefault="002E0519" w:rsidP="00487D98">
      <w:pPr>
        <w:spacing w:line="240" w:lineRule="exact"/>
        <w:ind w:left="851" w:hanging="491"/>
        <w:rPr>
          <w:rStyle w:val="Hyperlink"/>
        </w:rPr>
      </w:pPr>
    </w:p>
    <w:p w14:paraId="3E7BBFE2" w14:textId="7CBB6968"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Kdor jih bere, vsak drugači pesmi moje sodi.</w:t>
      </w:r>
      <w:r w:rsidRPr="00D0228F">
        <w:t xml:space="preserve"> Wikivir. Dostopno prek:</w:t>
      </w:r>
    </w:p>
    <w:p w14:paraId="2C7D14CC" w14:textId="647C9369" w:rsidR="002E0519" w:rsidRPr="00D0228F" w:rsidRDefault="002A1EEA" w:rsidP="00487D98">
      <w:pPr>
        <w:pStyle w:val="ListParagraph"/>
        <w:spacing w:line="240" w:lineRule="exact"/>
        <w:ind w:left="851" w:hanging="491"/>
        <w:rPr>
          <w:rStyle w:val="Hyperlink"/>
          <w:color w:val="auto"/>
          <w:u w:val="none"/>
        </w:rPr>
      </w:pPr>
      <w:hyperlink r:id="rId85" w:history="1">
        <w:r w:rsidR="002E0519" w:rsidRPr="00D0228F">
          <w:rPr>
            <w:rStyle w:val="Hyperlink"/>
          </w:rPr>
          <w:t>https://sl.wikisource.org/wiki/Kdor_jih_bere,_vsak_druga%C4%8Di_pesmi_moje_sodi</w:t>
        </w:r>
      </w:hyperlink>
      <w:r w:rsidR="002E0519" w:rsidRPr="00D0228F">
        <w:t xml:space="preserve"> (16.</w:t>
      </w:r>
      <w:r w:rsidR="00487D98" w:rsidRPr="00D0228F">
        <w:t> </w:t>
      </w:r>
      <w:r w:rsidR="002E0519" w:rsidRPr="00D0228F">
        <w:t>1.</w:t>
      </w:r>
      <w:r w:rsidR="00487D98" w:rsidRPr="00D0228F">
        <w:t> </w:t>
      </w:r>
      <w:r w:rsidR="002E0519" w:rsidRPr="00D0228F">
        <w:t>2021).</w:t>
      </w:r>
    </w:p>
    <w:p w14:paraId="78A71FCC" w14:textId="77777777" w:rsidR="002E0519" w:rsidRPr="00D0228F" w:rsidRDefault="002E0519" w:rsidP="00487D98">
      <w:pPr>
        <w:spacing w:line="240" w:lineRule="exact"/>
        <w:ind w:left="851" w:hanging="491"/>
        <w:rPr>
          <w:rStyle w:val="Hyperlink"/>
        </w:rPr>
      </w:pPr>
    </w:p>
    <w:p w14:paraId="2998105E" w14:textId="5F9F8EA2" w:rsidR="002E0519" w:rsidRPr="00D0228F" w:rsidRDefault="002E0519"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Al bo kal pognalo seme, kdor ga seje, sam ne ve.</w:t>
      </w:r>
      <w:r w:rsidRPr="00D0228F">
        <w:t xml:space="preserve"> Wikivir. Dostopno prek:</w:t>
      </w:r>
    </w:p>
    <w:p w14:paraId="49B8A6D0" w14:textId="2002B4E3" w:rsidR="002E0519" w:rsidRPr="00D0228F" w:rsidRDefault="002A1EEA" w:rsidP="00487D98">
      <w:pPr>
        <w:pStyle w:val="ListParagraph"/>
        <w:spacing w:line="240" w:lineRule="exact"/>
        <w:ind w:left="851" w:hanging="491"/>
        <w:rPr>
          <w:rStyle w:val="Hyperlink"/>
          <w:color w:val="auto"/>
          <w:u w:val="none"/>
        </w:rPr>
      </w:pPr>
      <w:hyperlink r:id="rId86" w:history="1">
        <w:r w:rsidR="002E0519" w:rsidRPr="00D0228F">
          <w:rPr>
            <w:rStyle w:val="Hyperlink"/>
          </w:rPr>
          <w:t>https://sl.wikisource.org/wiki/Al_bo_kal_pognalo_seme,_kdor_ga_seje,_sam_ne_ve</w:t>
        </w:r>
      </w:hyperlink>
      <w:r w:rsidR="002E0519" w:rsidRPr="00D0228F">
        <w:t xml:space="preserve"> (16. 1. 2021).</w:t>
      </w:r>
    </w:p>
    <w:p w14:paraId="799A255B" w14:textId="77777777" w:rsidR="002E0519" w:rsidRPr="00D0228F" w:rsidRDefault="002E0519" w:rsidP="00487D98">
      <w:pPr>
        <w:spacing w:line="240" w:lineRule="exact"/>
        <w:ind w:left="851" w:hanging="491"/>
        <w:rPr>
          <w:rStyle w:val="Hyperlink"/>
        </w:rPr>
      </w:pPr>
    </w:p>
    <w:p w14:paraId="4B150FA4" w14:textId="689EBEE4"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Med otroci si igrala, draga!</w:t>
      </w:r>
      <w:r w:rsidR="002E0519" w:rsidRPr="00D0228F">
        <w:rPr>
          <w:i/>
          <w:iCs/>
        </w:rPr>
        <w:t xml:space="preserve"> lani – čas hiti</w:t>
      </w:r>
      <w:r w:rsidRPr="00D0228F">
        <w:rPr>
          <w:i/>
          <w:iCs/>
        </w:rPr>
        <w:t>.</w:t>
      </w:r>
      <w:r w:rsidRPr="00D0228F">
        <w:t xml:space="preserve"> Wikivir. Dostopno prek:</w:t>
      </w:r>
    </w:p>
    <w:p w14:paraId="0205F062" w14:textId="2F824E9F" w:rsidR="006833C0" w:rsidRPr="00D0228F" w:rsidRDefault="002A1EEA" w:rsidP="00487D98">
      <w:pPr>
        <w:pStyle w:val="ListParagraph"/>
        <w:spacing w:line="240" w:lineRule="exact"/>
        <w:ind w:left="851" w:hanging="491"/>
        <w:rPr>
          <w:rStyle w:val="Hyperlink"/>
          <w:color w:val="auto"/>
          <w:u w:val="none"/>
        </w:rPr>
      </w:pPr>
      <w:hyperlink r:id="rId87" w:history="1">
        <w:r w:rsidR="006833C0" w:rsidRPr="00D0228F">
          <w:rPr>
            <w:rStyle w:val="Hyperlink"/>
          </w:rPr>
          <w:t>https://sl.wikisource.org/wiki/Med_otr%C3%B3ci_si_igrala,_draga!_lani_%E2%80%93_%C4%8Das_hiti</w:t>
        </w:r>
      </w:hyperlink>
      <w:r w:rsidR="006833C0" w:rsidRPr="00D0228F">
        <w:t xml:space="preserve"> (16. 1. 2021).</w:t>
      </w:r>
    </w:p>
    <w:p w14:paraId="093B82C9" w14:textId="77777777" w:rsidR="006833C0" w:rsidRPr="00D0228F" w:rsidRDefault="006833C0" w:rsidP="00487D98">
      <w:pPr>
        <w:spacing w:line="240" w:lineRule="exact"/>
        <w:ind w:left="851" w:hanging="491"/>
        <w:rPr>
          <w:rStyle w:val="Hyperlink"/>
        </w:rPr>
      </w:pPr>
    </w:p>
    <w:p w14:paraId="732C0F6F" w14:textId="27E5DEAF"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Draga! vem, kako pri tebi me opravljajo ženice.</w:t>
      </w:r>
      <w:r w:rsidRPr="00D0228F">
        <w:t xml:space="preserve"> Wikivir. Dostopno prek:</w:t>
      </w:r>
    </w:p>
    <w:p w14:paraId="7C58FFA5" w14:textId="6E1D7210" w:rsidR="006833C0" w:rsidRPr="00D0228F" w:rsidRDefault="002A1EEA" w:rsidP="00487D98">
      <w:pPr>
        <w:pStyle w:val="ListParagraph"/>
        <w:spacing w:line="240" w:lineRule="exact"/>
        <w:ind w:left="851" w:hanging="491"/>
        <w:rPr>
          <w:rStyle w:val="Hyperlink"/>
          <w:color w:val="auto"/>
          <w:u w:val="none"/>
        </w:rPr>
      </w:pPr>
      <w:hyperlink r:id="rId88" w:history="1">
        <w:r w:rsidR="006833C0" w:rsidRPr="00D0228F">
          <w:rPr>
            <w:rStyle w:val="Hyperlink"/>
          </w:rPr>
          <w:t>https://sl.wikisource.org/wiki/Draga!_vem,_kako_pri_tebi_me_opravljajo_%C5%BEenice</w:t>
        </w:r>
      </w:hyperlink>
      <w:r w:rsidR="006833C0" w:rsidRPr="00D0228F">
        <w:t xml:space="preserve"> (16.</w:t>
      </w:r>
      <w:r w:rsidR="00487D98" w:rsidRPr="00D0228F">
        <w:t> </w:t>
      </w:r>
      <w:r w:rsidR="006833C0" w:rsidRPr="00D0228F">
        <w:t>1.</w:t>
      </w:r>
      <w:r w:rsidR="00487D98" w:rsidRPr="00D0228F">
        <w:t> </w:t>
      </w:r>
      <w:r w:rsidR="006833C0" w:rsidRPr="00D0228F">
        <w:t>2021).</w:t>
      </w:r>
    </w:p>
    <w:p w14:paraId="5AA12598" w14:textId="77777777" w:rsidR="006833C0" w:rsidRPr="00D0228F" w:rsidRDefault="006833C0" w:rsidP="00487D98">
      <w:pPr>
        <w:spacing w:line="240" w:lineRule="exact"/>
        <w:ind w:left="851" w:hanging="491"/>
        <w:rPr>
          <w:rStyle w:val="Hyperlink"/>
        </w:rPr>
      </w:pPr>
    </w:p>
    <w:p w14:paraId="6F25D0E2" w14:textId="05779AD9"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žalostno komu neznana je resnica, de jo ljubim.</w:t>
      </w:r>
      <w:r w:rsidRPr="00D0228F">
        <w:t xml:space="preserve"> Wikivir. Dostopno prek:</w:t>
      </w:r>
    </w:p>
    <w:p w14:paraId="18CB65EA" w14:textId="1A6A6F56" w:rsidR="006833C0" w:rsidRPr="00D0228F" w:rsidRDefault="002A1EEA" w:rsidP="00487D98">
      <w:pPr>
        <w:pStyle w:val="ListParagraph"/>
        <w:spacing w:line="240" w:lineRule="exact"/>
        <w:ind w:left="851" w:hanging="491"/>
        <w:rPr>
          <w:rStyle w:val="Hyperlink"/>
          <w:color w:val="auto"/>
          <w:u w:val="none"/>
        </w:rPr>
      </w:pPr>
      <w:hyperlink r:id="rId89" w:history="1">
        <w:r w:rsidR="006833C0" w:rsidRPr="00D0228F">
          <w:rPr>
            <w:rStyle w:val="Hyperlink"/>
          </w:rPr>
          <w:t>https://sl.wikisource.org/wiki/%C5%BDalostna_kom%C3%BA_neznana_je_resnica,_de_jo_ljubim</w:t>
        </w:r>
      </w:hyperlink>
      <w:r w:rsidR="00487D98" w:rsidRPr="00D0228F">
        <w:rPr>
          <w:rStyle w:val="Hyperlink"/>
        </w:rPr>
        <w:t xml:space="preserve"> </w:t>
      </w:r>
      <w:r w:rsidR="006833C0" w:rsidRPr="00D0228F">
        <w:t>(16. 1. 2021).</w:t>
      </w:r>
    </w:p>
    <w:p w14:paraId="2537F7B0" w14:textId="77777777" w:rsidR="006833C0" w:rsidRPr="00D0228F" w:rsidRDefault="006833C0" w:rsidP="00487D98">
      <w:pPr>
        <w:spacing w:line="240" w:lineRule="exact"/>
        <w:ind w:left="851" w:hanging="491"/>
        <w:rPr>
          <w:rStyle w:val="Hyperlink"/>
        </w:rPr>
      </w:pPr>
    </w:p>
    <w:p w14:paraId="1E3C18AF" w14:textId="7BDECD67"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Oči sem večkrat prašal, ali smem.</w:t>
      </w:r>
      <w:r w:rsidRPr="00D0228F">
        <w:t xml:space="preserve"> Wikivir. Dostopno prek:</w:t>
      </w:r>
    </w:p>
    <w:p w14:paraId="7F6E1929" w14:textId="70FED6EB" w:rsidR="009003B2" w:rsidRPr="009003B2" w:rsidRDefault="002A1EEA" w:rsidP="009003B2">
      <w:pPr>
        <w:pStyle w:val="ListParagraph"/>
        <w:spacing w:line="240" w:lineRule="exact"/>
        <w:ind w:left="851" w:hanging="491"/>
        <w:rPr>
          <w:rStyle w:val="Hyperlink"/>
          <w:color w:val="auto"/>
          <w:u w:val="none"/>
        </w:rPr>
      </w:pPr>
      <w:hyperlink r:id="rId90" w:history="1">
        <w:r w:rsidR="006833C0" w:rsidRPr="00D0228F">
          <w:rPr>
            <w:rStyle w:val="Hyperlink"/>
          </w:rPr>
          <w:t>https://sl.wikisource.org/wiki/O%C4%8Di_sem_ve%C4%8Dkrat_pra%C5%A1al,_ali_smem</w:t>
        </w:r>
      </w:hyperlink>
      <w:r w:rsidR="006833C0" w:rsidRPr="00D0228F">
        <w:t xml:space="preserve"> (16. 1. 2021).</w:t>
      </w:r>
    </w:p>
    <w:p w14:paraId="1B36BEA2" w14:textId="77777777" w:rsidR="006833C0" w:rsidRPr="00D0228F" w:rsidRDefault="006833C0" w:rsidP="00487D98">
      <w:pPr>
        <w:spacing w:line="240" w:lineRule="exact"/>
        <w:ind w:left="851" w:hanging="491"/>
        <w:rPr>
          <w:rStyle w:val="Hyperlink"/>
        </w:rPr>
      </w:pPr>
    </w:p>
    <w:p w14:paraId="171D0BC4" w14:textId="16C3CDC1" w:rsidR="006833C0" w:rsidRPr="00D0228F" w:rsidRDefault="006833C0" w:rsidP="00487D98">
      <w:pPr>
        <w:pStyle w:val="ListParagraph"/>
        <w:numPr>
          <w:ilvl w:val="0"/>
          <w:numId w:val="9"/>
        </w:numPr>
        <w:spacing w:line="240" w:lineRule="exact"/>
        <w:ind w:left="851" w:hanging="491"/>
      </w:pPr>
      <w:r w:rsidRPr="00D0228F">
        <w:t>Prešeren, France.</w:t>
      </w:r>
      <w:r w:rsidR="00612E9E" w:rsidRPr="00D0228F">
        <w:t xml:space="preserve"> 1847</w:t>
      </w:r>
      <w:r w:rsidRPr="00D0228F">
        <w:t xml:space="preserve">. </w:t>
      </w:r>
      <w:r w:rsidRPr="00D0228F">
        <w:rPr>
          <w:i/>
          <w:iCs/>
        </w:rPr>
        <w:t>Pesem moja je posoda tvojega imena.</w:t>
      </w:r>
      <w:r w:rsidRPr="00D0228F">
        <w:t xml:space="preserve"> Wikivir. Dostopno prek:</w:t>
      </w:r>
    </w:p>
    <w:p w14:paraId="50591BDE" w14:textId="7129AB93" w:rsidR="006833C0" w:rsidRPr="00D0228F" w:rsidRDefault="002A1EEA" w:rsidP="00487D98">
      <w:pPr>
        <w:pStyle w:val="ListParagraph"/>
        <w:spacing w:line="240" w:lineRule="exact"/>
        <w:ind w:left="851" w:hanging="491"/>
        <w:rPr>
          <w:rStyle w:val="Hyperlink"/>
          <w:color w:val="auto"/>
          <w:u w:val="none"/>
        </w:rPr>
      </w:pPr>
      <w:hyperlink r:id="rId91" w:history="1">
        <w:r w:rsidR="006833C0" w:rsidRPr="00D0228F">
          <w:rPr>
            <w:rStyle w:val="Hyperlink"/>
          </w:rPr>
          <w:t>https://sl.wikisource.org/wiki/Pesem_moja_je_posoda_tvojega_imena</w:t>
        </w:r>
      </w:hyperlink>
      <w:r w:rsidR="006833C0" w:rsidRPr="00D0228F">
        <w:t xml:space="preserve"> (16. 1. 2021).</w:t>
      </w:r>
    </w:p>
    <w:p w14:paraId="7BD435B3" w14:textId="77777777" w:rsidR="006833C0" w:rsidRPr="00D0228F" w:rsidRDefault="006833C0" w:rsidP="00487D98">
      <w:pPr>
        <w:spacing w:line="240" w:lineRule="exact"/>
        <w:ind w:left="851" w:hanging="491"/>
        <w:rPr>
          <w:rStyle w:val="Hyperlink"/>
        </w:rPr>
      </w:pPr>
    </w:p>
    <w:p w14:paraId="4C002CF4" w14:textId="76077D76"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Orglar.</w:t>
      </w:r>
      <w:r w:rsidRPr="00D0228F">
        <w:t xml:space="preserve"> Wikivir. Dostopno prek:</w:t>
      </w:r>
    </w:p>
    <w:p w14:paraId="3DC95805" w14:textId="49F0740D" w:rsidR="006833C0" w:rsidRPr="00D0228F" w:rsidRDefault="002A1EEA" w:rsidP="00487D98">
      <w:pPr>
        <w:pStyle w:val="ListParagraph"/>
        <w:spacing w:line="240" w:lineRule="exact"/>
        <w:ind w:left="851" w:hanging="491"/>
        <w:rPr>
          <w:rStyle w:val="Hyperlink"/>
          <w:color w:val="auto"/>
          <w:u w:val="none"/>
        </w:rPr>
      </w:pPr>
      <w:hyperlink r:id="rId92" w:history="1">
        <w:r w:rsidR="006833C0" w:rsidRPr="00D0228F">
          <w:rPr>
            <w:rStyle w:val="Hyperlink"/>
          </w:rPr>
          <w:t>https://sl.wikisource.org/wiki/Orglar</w:t>
        </w:r>
      </w:hyperlink>
      <w:r w:rsidR="006833C0" w:rsidRPr="00D0228F">
        <w:t xml:space="preserve"> (16. 1. 2021).</w:t>
      </w:r>
    </w:p>
    <w:p w14:paraId="51588557" w14:textId="77777777" w:rsidR="006833C0" w:rsidRPr="00D0228F" w:rsidRDefault="006833C0" w:rsidP="00487D98">
      <w:pPr>
        <w:spacing w:line="240" w:lineRule="exact"/>
        <w:ind w:left="851" w:hanging="491"/>
        <w:rPr>
          <w:rStyle w:val="Hyperlink"/>
        </w:rPr>
      </w:pPr>
    </w:p>
    <w:p w14:paraId="314ACDA7" w14:textId="1658D307"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Ribič.</w:t>
      </w:r>
      <w:r w:rsidRPr="00D0228F">
        <w:t xml:space="preserve"> Wikivir. Dostopno prek:</w:t>
      </w:r>
    </w:p>
    <w:p w14:paraId="1DC04940" w14:textId="2C5DA968" w:rsidR="006833C0" w:rsidRPr="00D0228F" w:rsidRDefault="002A1EEA" w:rsidP="00487D98">
      <w:pPr>
        <w:pStyle w:val="ListParagraph"/>
        <w:spacing w:line="240" w:lineRule="exact"/>
        <w:ind w:left="851" w:hanging="491"/>
        <w:rPr>
          <w:rStyle w:val="Hyperlink"/>
          <w:color w:val="auto"/>
          <w:u w:val="none"/>
        </w:rPr>
      </w:pPr>
      <w:hyperlink r:id="rId93" w:history="1">
        <w:r w:rsidR="006833C0" w:rsidRPr="00D0228F">
          <w:rPr>
            <w:rStyle w:val="Hyperlink"/>
          </w:rPr>
          <w:t>https://sl.wikisource.org/wiki/Ribi%C4%8D</w:t>
        </w:r>
      </w:hyperlink>
      <w:r w:rsidR="006833C0" w:rsidRPr="00D0228F">
        <w:t xml:space="preserve"> (16. 1. 2021).</w:t>
      </w:r>
    </w:p>
    <w:p w14:paraId="28E3413F" w14:textId="77777777" w:rsidR="006833C0" w:rsidRPr="00D0228F" w:rsidRDefault="006833C0" w:rsidP="00487D98">
      <w:pPr>
        <w:spacing w:line="240" w:lineRule="exact"/>
        <w:ind w:left="851" w:hanging="491"/>
        <w:rPr>
          <w:rStyle w:val="Hyperlink"/>
        </w:rPr>
      </w:pPr>
    </w:p>
    <w:p w14:paraId="639A91BC" w14:textId="22715E39"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Ženska zvestoba.</w:t>
      </w:r>
      <w:r w:rsidRPr="00D0228F">
        <w:t xml:space="preserve"> Wikivir. Dostopno prek:</w:t>
      </w:r>
    </w:p>
    <w:p w14:paraId="3BD5D2E8" w14:textId="57FA98A0" w:rsidR="006833C0" w:rsidRPr="00D0228F" w:rsidRDefault="002A1EEA" w:rsidP="00487D98">
      <w:pPr>
        <w:pStyle w:val="ListParagraph"/>
        <w:spacing w:line="240" w:lineRule="exact"/>
        <w:ind w:left="851" w:hanging="491"/>
        <w:rPr>
          <w:rStyle w:val="Hyperlink"/>
          <w:color w:val="auto"/>
          <w:u w:val="none"/>
        </w:rPr>
      </w:pPr>
      <w:hyperlink r:id="rId94" w:history="1">
        <w:r w:rsidR="006833C0" w:rsidRPr="00D0228F">
          <w:rPr>
            <w:rStyle w:val="Hyperlink"/>
          </w:rPr>
          <w:t>https://sl.wikisource.org/wiki/%C5%BDenska_zvestoba</w:t>
        </w:r>
      </w:hyperlink>
      <w:r w:rsidR="006833C0" w:rsidRPr="00D0228F">
        <w:t>(16. 1. 2021).</w:t>
      </w:r>
    </w:p>
    <w:p w14:paraId="5CF950B8" w14:textId="77777777" w:rsidR="006833C0" w:rsidRPr="00D0228F" w:rsidRDefault="006833C0" w:rsidP="00487D98">
      <w:pPr>
        <w:spacing w:line="240" w:lineRule="exact"/>
        <w:ind w:left="851" w:hanging="491"/>
        <w:rPr>
          <w:rStyle w:val="Hyperlink"/>
        </w:rPr>
      </w:pPr>
    </w:p>
    <w:p w14:paraId="196ED580" w14:textId="3BA81991"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Neiztrohnjeno srce.</w:t>
      </w:r>
      <w:r w:rsidRPr="00D0228F">
        <w:t xml:space="preserve"> Wikivir. Dostopno prek:</w:t>
      </w:r>
    </w:p>
    <w:p w14:paraId="4C013F01" w14:textId="15982E4E" w:rsidR="006833C0" w:rsidRPr="00D0228F" w:rsidRDefault="002A1EEA" w:rsidP="00487D98">
      <w:pPr>
        <w:pStyle w:val="ListParagraph"/>
        <w:spacing w:line="240" w:lineRule="exact"/>
        <w:ind w:left="851" w:hanging="491"/>
        <w:rPr>
          <w:rStyle w:val="Hyperlink"/>
          <w:color w:val="auto"/>
          <w:u w:val="none"/>
        </w:rPr>
      </w:pPr>
      <w:hyperlink r:id="rId95" w:history="1">
        <w:r w:rsidR="006833C0" w:rsidRPr="00D0228F">
          <w:rPr>
            <w:rStyle w:val="Hyperlink"/>
          </w:rPr>
          <w:t>https://sl.wikisource.org/wiki/Neiztrohnjeno_srce</w:t>
        </w:r>
      </w:hyperlink>
      <w:r w:rsidR="006833C0" w:rsidRPr="00D0228F">
        <w:t>(16. 1. 2021).</w:t>
      </w:r>
    </w:p>
    <w:p w14:paraId="61DA940E" w14:textId="77777777" w:rsidR="006833C0" w:rsidRPr="00D0228F" w:rsidRDefault="006833C0" w:rsidP="00487D98">
      <w:pPr>
        <w:spacing w:line="240" w:lineRule="exact"/>
        <w:ind w:left="851" w:hanging="491"/>
        <w:rPr>
          <w:rStyle w:val="Hyperlink"/>
        </w:rPr>
      </w:pPr>
    </w:p>
    <w:p w14:paraId="0B2BDC53" w14:textId="41395E35"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Prekop.</w:t>
      </w:r>
      <w:r w:rsidRPr="00D0228F">
        <w:t xml:space="preserve"> Wikivir. Dostopno prek:</w:t>
      </w:r>
    </w:p>
    <w:p w14:paraId="2CB01D57" w14:textId="7B846F3D" w:rsidR="006833C0" w:rsidRPr="00D0228F" w:rsidRDefault="002A1EEA" w:rsidP="00487D98">
      <w:pPr>
        <w:pStyle w:val="ListParagraph"/>
        <w:spacing w:line="240" w:lineRule="exact"/>
        <w:ind w:left="851" w:hanging="491"/>
        <w:rPr>
          <w:rStyle w:val="Hyperlink"/>
          <w:color w:val="auto"/>
          <w:u w:val="none"/>
        </w:rPr>
      </w:pPr>
      <w:hyperlink r:id="rId96" w:history="1">
        <w:r w:rsidR="006833C0" w:rsidRPr="00D0228F">
          <w:rPr>
            <w:rStyle w:val="Hyperlink"/>
          </w:rPr>
          <w:t>https://sl.wikisource.org/wiki/Prekop</w:t>
        </w:r>
      </w:hyperlink>
      <w:r w:rsidR="006833C0" w:rsidRPr="00D0228F">
        <w:t xml:space="preserve"> (16. 1. 2021).</w:t>
      </w:r>
    </w:p>
    <w:p w14:paraId="3DC35F4D" w14:textId="77777777" w:rsidR="006833C0" w:rsidRPr="00D0228F" w:rsidRDefault="006833C0" w:rsidP="00487D98">
      <w:pPr>
        <w:spacing w:line="240" w:lineRule="exact"/>
        <w:ind w:left="851" w:hanging="491"/>
        <w:rPr>
          <w:rStyle w:val="Hyperlink"/>
        </w:rPr>
      </w:pPr>
    </w:p>
    <w:p w14:paraId="5328816F" w14:textId="30910F5A"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Povodni mož.</w:t>
      </w:r>
      <w:r w:rsidRPr="00D0228F">
        <w:t xml:space="preserve"> Wikivir. Dostopno prek:</w:t>
      </w:r>
    </w:p>
    <w:p w14:paraId="53FA63F4" w14:textId="4B0112A8" w:rsidR="006833C0" w:rsidRPr="00D0228F" w:rsidRDefault="002A1EEA" w:rsidP="00487D98">
      <w:pPr>
        <w:pStyle w:val="ListParagraph"/>
        <w:spacing w:line="240" w:lineRule="exact"/>
        <w:ind w:left="851" w:hanging="491"/>
        <w:rPr>
          <w:rStyle w:val="Hyperlink"/>
          <w:color w:val="auto"/>
          <w:u w:val="none"/>
        </w:rPr>
      </w:pPr>
      <w:hyperlink r:id="rId97" w:history="1">
        <w:r w:rsidR="006833C0" w:rsidRPr="00D0228F">
          <w:rPr>
            <w:rStyle w:val="Hyperlink"/>
          </w:rPr>
          <w:t>https://sl.wikisource.org/wiki/Povodni_mo%C5%BE_(France_Pre%C5%A1eren)</w:t>
        </w:r>
      </w:hyperlink>
      <w:r w:rsidR="006833C0" w:rsidRPr="00D0228F">
        <w:t xml:space="preserve"> (16. 1. 2021).</w:t>
      </w:r>
    </w:p>
    <w:p w14:paraId="6730B8A5" w14:textId="77777777" w:rsidR="006833C0" w:rsidRPr="00D0228F" w:rsidRDefault="006833C0" w:rsidP="00487D98">
      <w:pPr>
        <w:spacing w:line="240" w:lineRule="exact"/>
        <w:ind w:left="851" w:hanging="491"/>
        <w:rPr>
          <w:rStyle w:val="Hyperlink"/>
        </w:rPr>
      </w:pPr>
    </w:p>
    <w:p w14:paraId="79E0D8A1" w14:textId="0DDBC057"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Lenora.</w:t>
      </w:r>
      <w:r w:rsidRPr="00D0228F">
        <w:t xml:space="preserve"> Wikivir. Dostopno prek:</w:t>
      </w:r>
    </w:p>
    <w:p w14:paraId="41E395FE" w14:textId="49CEDF75" w:rsidR="006833C0" w:rsidRPr="00D0228F" w:rsidRDefault="002A1EEA" w:rsidP="00487D98">
      <w:pPr>
        <w:pStyle w:val="ListParagraph"/>
        <w:spacing w:line="240" w:lineRule="exact"/>
        <w:ind w:left="851" w:hanging="491"/>
        <w:rPr>
          <w:rStyle w:val="Hyperlink"/>
          <w:color w:val="auto"/>
          <w:u w:val="none"/>
        </w:rPr>
      </w:pPr>
      <w:hyperlink r:id="rId98" w:history="1">
        <w:r w:rsidR="006833C0" w:rsidRPr="00D0228F">
          <w:rPr>
            <w:rStyle w:val="Hyperlink"/>
          </w:rPr>
          <w:t>https://sl.wikisource.org/wiki/Lenora</w:t>
        </w:r>
      </w:hyperlink>
      <w:r w:rsidR="006833C0" w:rsidRPr="00D0228F">
        <w:t xml:space="preserve"> (16. 1. 2021).</w:t>
      </w:r>
    </w:p>
    <w:p w14:paraId="0C38CB6D" w14:textId="77777777" w:rsidR="006833C0" w:rsidRPr="00D0228F" w:rsidRDefault="006833C0" w:rsidP="00487D98">
      <w:pPr>
        <w:spacing w:line="240" w:lineRule="exact"/>
        <w:ind w:left="851" w:hanging="491"/>
        <w:rPr>
          <w:rStyle w:val="Hyperlink"/>
        </w:rPr>
      </w:pPr>
    </w:p>
    <w:p w14:paraId="50A767D1" w14:textId="5041DA9F"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Zdravilo ljubezni.</w:t>
      </w:r>
      <w:r w:rsidRPr="00D0228F">
        <w:t xml:space="preserve"> Wikivir. Dostopno prek:</w:t>
      </w:r>
    </w:p>
    <w:p w14:paraId="4146A693" w14:textId="79DFE2C0" w:rsidR="006833C0" w:rsidRPr="00D0228F" w:rsidRDefault="002A1EEA" w:rsidP="00487D98">
      <w:pPr>
        <w:pStyle w:val="ListParagraph"/>
        <w:spacing w:line="240" w:lineRule="exact"/>
        <w:ind w:left="851" w:hanging="491"/>
        <w:rPr>
          <w:rStyle w:val="Hyperlink"/>
          <w:color w:val="auto"/>
          <w:u w:val="none"/>
        </w:rPr>
      </w:pPr>
      <w:hyperlink r:id="rId99" w:history="1">
        <w:r w:rsidR="006833C0" w:rsidRPr="00D0228F">
          <w:rPr>
            <w:rStyle w:val="Hyperlink"/>
          </w:rPr>
          <w:t>https://sl.wikisource.org/wiki/Zdravilo_ljubezni</w:t>
        </w:r>
      </w:hyperlink>
      <w:r w:rsidR="006833C0" w:rsidRPr="00D0228F">
        <w:t xml:space="preserve"> (16. 1. 2021).</w:t>
      </w:r>
    </w:p>
    <w:p w14:paraId="04A1DCFC" w14:textId="77777777" w:rsidR="006833C0" w:rsidRPr="00D0228F" w:rsidRDefault="006833C0" w:rsidP="00487D98">
      <w:pPr>
        <w:spacing w:line="240" w:lineRule="exact"/>
        <w:ind w:left="851" w:hanging="491"/>
        <w:rPr>
          <w:rStyle w:val="Hyperlink"/>
        </w:rPr>
      </w:pPr>
    </w:p>
    <w:p w14:paraId="7D22F83E" w14:textId="76490514"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Judovsko dekle.</w:t>
      </w:r>
      <w:r w:rsidRPr="00D0228F">
        <w:t xml:space="preserve"> Wikivir. Dostopno prek:</w:t>
      </w:r>
    </w:p>
    <w:p w14:paraId="419A608E" w14:textId="700B9E81" w:rsidR="006833C0" w:rsidRPr="00D0228F" w:rsidRDefault="002A1EEA" w:rsidP="00487D98">
      <w:pPr>
        <w:pStyle w:val="ListParagraph"/>
        <w:spacing w:line="240" w:lineRule="exact"/>
        <w:ind w:left="851" w:hanging="491"/>
        <w:rPr>
          <w:rStyle w:val="Hyperlink"/>
          <w:color w:val="auto"/>
          <w:u w:val="none"/>
        </w:rPr>
      </w:pPr>
      <w:hyperlink r:id="rId100" w:history="1">
        <w:r w:rsidR="006833C0" w:rsidRPr="00D0228F">
          <w:rPr>
            <w:rStyle w:val="Hyperlink"/>
          </w:rPr>
          <w:t>https://sl.wikisource.org/wiki/Judovsko_dekle</w:t>
        </w:r>
      </w:hyperlink>
      <w:r w:rsidR="006833C0" w:rsidRPr="00D0228F">
        <w:t xml:space="preserve"> (16. 1. 2021).</w:t>
      </w:r>
    </w:p>
    <w:p w14:paraId="65EE2C36" w14:textId="77777777" w:rsidR="006833C0" w:rsidRPr="00D0228F" w:rsidRDefault="006833C0" w:rsidP="00487D98">
      <w:pPr>
        <w:spacing w:line="240" w:lineRule="exact"/>
        <w:ind w:left="851" w:hanging="491"/>
        <w:rPr>
          <w:rStyle w:val="Hyperlink"/>
        </w:rPr>
      </w:pPr>
    </w:p>
    <w:p w14:paraId="3A8822DA" w14:textId="7672B429"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Turjaška Rozamunda.</w:t>
      </w:r>
      <w:r w:rsidRPr="00D0228F">
        <w:t xml:space="preserve"> Wikivir. Dostopno prek:</w:t>
      </w:r>
    </w:p>
    <w:p w14:paraId="13ADCC75" w14:textId="2A0071A9" w:rsidR="006833C0" w:rsidRPr="00D0228F" w:rsidRDefault="002A1EEA" w:rsidP="00487D98">
      <w:pPr>
        <w:pStyle w:val="ListParagraph"/>
        <w:spacing w:line="240" w:lineRule="exact"/>
        <w:ind w:left="851" w:hanging="491"/>
        <w:rPr>
          <w:rStyle w:val="Hyperlink"/>
          <w:color w:val="auto"/>
          <w:u w:val="none"/>
        </w:rPr>
      </w:pPr>
      <w:hyperlink r:id="rId101" w:history="1">
        <w:r w:rsidR="006833C0" w:rsidRPr="00D0228F">
          <w:rPr>
            <w:rStyle w:val="Hyperlink"/>
          </w:rPr>
          <w:t>https://sl.wikisource.org/wiki/Turja%C5%A1ka_Rozamunda</w:t>
        </w:r>
      </w:hyperlink>
      <w:r w:rsidR="006833C0" w:rsidRPr="00D0228F">
        <w:t xml:space="preserve"> (16. 1. 2021).</w:t>
      </w:r>
    </w:p>
    <w:p w14:paraId="1BE1A51E" w14:textId="77777777" w:rsidR="006833C0" w:rsidRPr="00D0228F" w:rsidRDefault="006833C0" w:rsidP="00487D98">
      <w:pPr>
        <w:spacing w:line="240" w:lineRule="exact"/>
        <w:ind w:left="851" w:hanging="491"/>
        <w:rPr>
          <w:rStyle w:val="Hyperlink"/>
        </w:rPr>
      </w:pPr>
    </w:p>
    <w:p w14:paraId="191D9995" w14:textId="63F8127C"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Dohtar.</w:t>
      </w:r>
      <w:r w:rsidRPr="00D0228F">
        <w:t xml:space="preserve"> Wikivir. Dostopno prek:</w:t>
      </w:r>
    </w:p>
    <w:p w14:paraId="1F99A274" w14:textId="263880AA" w:rsidR="006833C0" w:rsidRPr="00D0228F" w:rsidRDefault="002A1EEA" w:rsidP="00487D98">
      <w:pPr>
        <w:pStyle w:val="ListParagraph"/>
        <w:spacing w:line="240" w:lineRule="exact"/>
        <w:ind w:left="851" w:hanging="491"/>
        <w:rPr>
          <w:rStyle w:val="Hyperlink"/>
          <w:color w:val="auto"/>
          <w:u w:val="none"/>
        </w:rPr>
      </w:pPr>
      <w:hyperlink r:id="rId102" w:history="1">
        <w:r w:rsidR="006833C0" w:rsidRPr="00D0228F">
          <w:rPr>
            <w:rStyle w:val="Hyperlink"/>
          </w:rPr>
          <w:t>https://sl.wikisource.org/wiki/Dohtar</w:t>
        </w:r>
      </w:hyperlink>
      <w:r w:rsidR="006833C0" w:rsidRPr="00D0228F">
        <w:t xml:space="preserve"> (16. 1. 2021).</w:t>
      </w:r>
    </w:p>
    <w:p w14:paraId="174DA773" w14:textId="77777777" w:rsidR="006833C0" w:rsidRPr="00D0228F" w:rsidRDefault="006833C0" w:rsidP="00487D98">
      <w:pPr>
        <w:spacing w:line="240" w:lineRule="exact"/>
        <w:ind w:left="851" w:hanging="491"/>
        <w:rPr>
          <w:rStyle w:val="Hyperlink"/>
        </w:rPr>
      </w:pPr>
    </w:p>
    <w:p w14:paraId="79B627E4" w14:textId="502CEF46" w:rsidR="006833C0" w:rsidRPr="00D0228F" w:rsidRDefault="006833C0"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Učenec.</w:t>
      </w:r>
      <w:r w:rsidRPr="00D0228F">
        <w:t xml:space="preserve"> Wikivir. Dostopno prek:</w:t>
      </w:r>
    </w:p>
    <w:p w14:paraId="5C25447F" w14:textId="3AAC9024" w:rsidR="006833C0" w:rsidRPr="00D0228F" w:rsidRDefault="002A1EEA" w:rsidP="00487D98">
      <w:pPr>
        <w:pStyle w:val="ListParagraph"/>
        <w:spacing w:line="240" w:lineRule="exact"/>
        <w:ind w:left="851" w:hanging="491"/>
        <w:rPr>
          <w:rStyle w:val="Hyperlink"/>
          <w:color w:val="auto"/>
          <w:u w:val="none"/>
        </w:rPr>
      </w:pPr>
      <w:hyperlink r:id="rId103" w:history="1">
        <w:r w:rsidR="006833C0" w:rsidRPr="00D0228F">
          <w:rPr>
            <w:rStyle w:val="Hyperlink"/>
          </w:rPr>
          <w:t>https://sl.wikisource.org/wiki/U%C4%8Denec</w:t>
        </w:r>
      </w:hyperlink>
      <w:r w:rsidR="006833C0" w:rsidRPr="00D0228F">
        <w:t xml:space="preserve"> (16. 1. 2021).</w:t>
      </w:r>
    </w:p>
    <w:p w14:paraId="393D24B6" w14:textId="77777777" w:rsidR="006833C0" w:rsidRPr="00D0228F" w:rsidRDefault="006833C0" w:rsidP="00487D98">
      <w:pPr>
        <w:spacing w:line="240" w:lineRule="exact"/>
        <w:ind w:left="851" w:hanging="491"/>
        <w:rPr>
          <w:rStyle w:val="Hyperlink"/>
        </w:rPr>
      </w:pPr>
    </w:p>
    <w:p w14:paraId="7F8E71B5" w14:textId="7C8B5F5D" w:rsidR="00265005" w:rsidRPr="00D0228F" w:rsidRDefault="00265005"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006833C0" w:rsidRPr="00D0228F">
        <w:rPr>
          <w:i/>
          <w:iCs/>
        </w:rPr>
        <w:t>Hčere sveta</w:t>
      </w:r>
      <w:r w:rsidRPr="00D0228F">
        <w:rPr>
          <w:i/>
          <w:iCs/>
        </w:rPr>
        <w:t>.</w:t>
      </w:r>
      <w:r w:rsidRPr="00D0228F">
        <w:t xml:space="preserve"> Wikivir. Dostopno prek:</w:t>
      </w:r>
    </w:p>
    <w:p w14:paraId="0DA49FAD" w14:textId="4B47169C" w:rsidR="00265005" w:rsidRPr="00D0228F" w:rsidRDefault="002A1EEA" w:rsidP="00487D98">
      <w:pPr>
        <w:pStyle w:val="ListParagraph"/>
        <w:spacing w:line="240" w:lineRule="exact"/>
        <w:ind w:left="851" w:hanging="491"/>
      </w:pPr>
      <w:hyperlink r:id="rId104" w:history="1">
        <w:r w:rsidR="006833C0" w:rsidRPr="00D0228F">
          <w:rPr>
            <w:rStyle w:val="Hyperlink"/>
          </w:rPr>
          <w:t>https://sl.wikisource.org/wiki/H%C4%8Dere_svet</w:t>
        </w:r>
      </w:hyperlink>
      <w:r w:rsidR="006833C0" w:rsidRPr="00D0228F">
        <w:t xml:space="preserve"> </w:t>
      </w:r>
      <w:r w:rsidR="00265005" w:rsidRPr="00D0228F">
        <w:t>(16. 1. 2021).</w:t>
      </w:r>
    </w:p>
    <w:p w14:paraId="312268D5" w14:textId="77777777" w:rsidR="006833C0" w:rsidRPr="00D0228F" w:rsidRDefault="006833C0" w:rsidP="00487D98">
      <w:pPr>
        <w:pStyle w:val="ListParagraph"/>
        <w:spacing w:line="240" w:lineRule="exact"/>
        <w:ind w:left="851" w:hanging="491"/>
        <w:rPr>
          <w:rStyle w:val="Hyperlink"/>
          <w:color w:val="auto"/>
          <w:u w:val="none"/>
        </w:rPr>
      </w:pPr>
    </w:p>
    <w:p w14:paraId="3F08A2F7" w14:textId="47B615C9" w:rsidR="00265005" w:rsidRPr="00D0228F" w:rsidRDefault="00265005"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Pevcu.</w:t>
      </w:r>
      <w:r w:rsidRPr="00D0228F">
        <w:t xml:space="preserve"> Wikivir. Dostopno prek:</w:t>
      </w:r>
    </w:p>
    <w:p w14:paraId="5172E003" w14:textId="013B4434" w:rsidR="00265005" w:rsidRPr="00D0228F" w:rsidRDefault="002A1EEA" w:rsidP="00487D98">
      <w:pPr>
        <w:pStyle w:val="ListParagraph"/>
        <w:spacing w:line="240" w:lineRule="exact"/>
        <w:ind w:left="851" w:hanging="491"/>
      </w:pPr>
      <w:hyperlink r:id="rId105" w:history="1">
        <w:r w:rsidR="00265005" w:rsidRPr="00D0228F">
          <w:rPr>
            <w:rStyle w:val="Hyperlink"/>
          </w:rPr>
          <w:t>https://sl.wikisource.org/wiki/Pevcu</w:t>
        </w:r>
      </w:hyperlink>
      <w:r w:rsidR="00265005" w:rsidRPr="00D0228F">
        <w:t xml:space="preserve"> (16. 1. 2021).</w:t>
      </w:r>
    </w:p>
    <w:p w14:paraId="101C6E0D" w14:textId="77777777" w:rsidR="006833C0" w:rsidRPr="00D0228F" w:rsidRDefault="006833C0" w:rsidP="00487D98">
      <w:pPr>
        <w:pStyle w:val="ListParagraph"/>
        <w:spacing w:line="240" w:lineRule="exact"/>
        <w:ind w:left="851" w:hanging="491"/>
        <w:rPr>
          <w:rStyle w:val="Hyperlink"/>
          <w:color w:val="auto"/>
          <w:u w:val="none"/>
        </w:rPr>
      </w:pPr>
    </w:p>
    <w:p w14:paraId="7094AB25" w14:textId="3ADD193C"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Nezakonska mati.</w:t>
      </w:r>
      <w:r w:rsidR="00265005" w:rsidRPr="00D0228F">
        <w:t xml:space="preserve"> Wikivir. Dostopno prek:</w:t>
      </w:r>
    </w:p>
    <w:p w14:paraId="41A1A06F" w14:textId="59B43716" w:rsidR="00265005" w:rsidRPr="00D0228F" w:rsidRDefault="002A1EEA" w:rsidP="00487D98">
      <w:pPr>
        <w:pStyle w:val="ListParagraph"/>
        <w:spacing w:line="240" w:lineRule="exact"/>
        <w:ind w:left="851" w:hanging="491"/>
      </w:pPr>
      <w:hyperlink r:id="rId106" w:history="1">
        <w:r w:rsidR="00265005" w:rsidRPr="00D0228F">
          <w:rPr>
            <w:rStyle w:val="Hyperlink"/>
          </w:rPr>
          <w:t>https://sl.wikisource.org/wiki/Nezakonska_mati_(France_Pre%C5%A1eren)</w:t>
        </w:r>
      </w:hyperlink>
      <w:r w:rsidR="00265005" w:rsidRPr="00D0228F">
        <w:t xml:space="preserve"> (16. 1. 2021).</w:t>
      </w:r>
    </w:p>
    <w:p w14:paraId="2DB6A4D1" w14:textId="77777777" w:rsidR="006833C0" w:rsidRPr="00D0228F" w:rsidRDefault="006833C0" w:rsidP="00487D98">
      <w:pPr>
        <w:pStyle w:val="ListParagraph"/>
        <w:spacing w:line="240" w:lineRule="exact"/>
        <w:ind w:left="851" w:hanging="491"/>
        <w:rPr>
          <w:rStyle w:val="Hyperlink"/>
          <w:color w:val="auto"/>
          <w:u w:val="none"/>
        </w:rPr>
      </w:pPr>
    </w:p>
    <w:p w14:paraId="11CA95A4" w14:textId="79CCC2B6" w:rsidR="00265005" w:rsidRPr="00D0228F" w:rsidRDefault="00265005"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Zapuščena.</w:t>
      </w:r>
      <w:r w:rsidRPr="00D0228F">
        <w:t xml:space="preserve"> Wikivir. Dostopno prek:</w:t>
      </w:r>
    </w:p>
    <w:p w14:paraId="0D79B968" w14:textId="71B229AC" w:rsidR="00265005" w:rsidRPr="00D0228F" w:rsidRDefault="002A1EEA" w:rsidP="00487D98">
      <w:pPr>
        <w:pStyle w:val="ListParagraph"/>
        <w:spacing w:line="240" w:lineRule="exact"/>
        <w:ind w:left="851" w:hanging="491"/>
      </w:pPr>
      <w:hyperlink r:id="rId107" w:history="1">
        <w:r w:rsidR="00265005" w:rsidRPr="00D0228F">
          <w:rPr>
            <w:rStyle w:val="Hyperlink"/>
          </w:rPr>
          <w:t>https://sl.wikisource.org/wiki/Zapu%C5%A1ena</w:t>
        </w:r>
      </w:hyperlink>
      <w:r w:rsidR="00265005" w:rsidRPr="00D0228F">
        <w:t xml:space="preserve"> (16. 1. 2021).</w:t>
      </w:r>
    </w:p>
    <w:p w14:paraId="52DDB353" w14:textId="77777777" w:rsidR="006833C0" w:rsidRPr="00D0228F" w:rsidRDefault="006833C0" w:rsidP="00487D98">
      <w:pPr>
        <w:pStyle w:val="ListParagraph"/>
        <w:spacing w:line="240" w:lineRule="exact"/>
        <w:ind w:left="851" w:hanging="491"/>
        <w:rPr>
          <w:rStyle w:val="Hyperlink"/>
          <w:color w:val="auto"/>
          <w:u w:val="none"/>
        </w:rPr>
      </w:pPr>
    </w:p>
    <w:p w14:paraId="6AB6EB58" w14:textId="32FEA8AC" w:rsidR="00265005" w:rsidRPr="00D0228F" w:rsidRDefault="00265005"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Od železne ceste</w:t>
      </w:r>
      <w:r w:rsidRPr="00D0228F">
        <w:t>. Wikivir. Dostopno prek:</w:t>
      </w:r>
    </w:p>
    <w:p w14:paraId="6207DB3F" w14:textId="5AF59941" w:rsidR="00265005" w:rsidRPr="00D0228F" w:rsidRDefault="002A1EEA" w:rsidP="00487D98">
      <w:pPr>
        <w:pStyle w:val="ListParagraph"/>
        <w:spacing w:line="240" w:lineRule="exact"/>
        <w:ind w:left="851" w:hanging="491"/>
      </w:pPr>
      <w:hyperlink r:id="rId108" w:history="1">
        <w:r w:rsidR="00265005" w:rsidRPr="00D0228F">
          <w:rPr>
            <w:rStyle w:val="Hyperlink"/>
          </w:rPr>
          <w:t>https://sl.wikisource.org/wiki/Od_%C5%BEelezne_ceste</w:t>
        </w:r>
      </w:hyperlink>
      <w:r w:rsidR="00265005" w:rsidRPr="00D0228F">
        <w:t xml:space="preserve"> (16. 1. 2021).</w:t>
      </w:r>
    </w:p>
    <w:p w14:paraId="1E356958" w14:textId="77777777" w:rsidR="006833C0" w:rsidRPr="00D0228F" w:rsidRDefault="006833C0" w:rsidP="00487D98">
      <w:pPr>
        <w:pStyle w:val="ListParagraph"/>
        <w:spacing w:line="240" w:lineRule="exact"/>
        <w:ind w:left="851" w:hanging="491"/>
        <w:rPr>
          <w:rStyle w:val="Hyperlink"/>
          <w:color w:val="auto"/>
          <w:u w:val="none"/>
        </w:rPr>
      </w:pPr>
    </w:p>
    <w:p w14:paraId="4607FC43" w14:textId="79156B8B" w:rsidR="00F556F1" w:rsidRPr="00D0228F" w:rsidRDefault="00F556F1"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V spomin Valentina Vodnika</w:t>
      </w:r>
      <w:r w:rsidRPr="00D0228F">
        <w:t>. Wikivir. Dostopno prek:</w:t>
      </w:r>
    </w:p>
    <w:p w14:paraId="4D3359C7" w14:textId="1B053080" w:rsidR="00F556F1" w:rsidRPr="00D0228F" w:rsidRDefault="002A1EEA" w:rsidP="00487D98">
      <w:pPr>
        <w:pStyle w:val="ListParagraph"/>
        <w:spacing w:line="240" w:lineRule="exact"/>
        <w:ind w:left="851" w:hanging="491"/>
      </w:pPr>
      <w:hyperlink r:id="rId109">
        <w:r w:rsidR="00F556F1" w:rsidRPr="00D0228F">
          <w:rPr>
            <w:rStyle w:val="Hyperlink"/>
          </w:rPr>
          <w:t>https://sl.wikisource.org/wiki/V_spomin_Valentina_Vodnika</w:t>
        </w:r>
      </w:hyperlink>
      <w:r w:rsidR="00F556F1" w:rsidRPr="00D0228F">
        <w:t xml:space="preserve"> (16. 1. 2021).</w:t>
      </w:r>
    </w:p>
    <w:p w14:paraId="021727EB" w14:textId="77777777" w:rsidR="006833C0" w:rsidRPr="00D0228F" w:rsidRDefault="006833C0" w:rsidP="00487D98">
      <w:pPr>
        <w:pStyle w:val="ListParagraph"/>
        <w:spacing w:line="240" w:lineRule="exact"/>
        <w:ind w:left="851" w:hanging="491"/>
        <w:rPr>
          <w:rStyle w:val="Hyperlink"/>
          <w:color w:val="auto"/>
          <w:u w:val="none"/>
        </w:rPr>
      </w:pPr>
    </w:p>
    <w:p w14:paraId="3E94EB39" w14:textId="5603B8F8" w:rsidR="00265005" w:rsidRPr="00D0228F" w:rsidRDefault="00265005" w:rsidP="00487D98">
      <w:pPr>
        <w:pStyle w:val="ListParagraph"/>
        <w:numPr>
          <w:ilvl w:val="0"/>
          <w:numId w:val="9"/>
        </w:numPr>
        <w:spacing w:line="240" w:lineRule="exact"/>
        <w:ind w:left="851" w:hanging="491"/>
      </w:pPr>
      <w:r w:rsidRPr="00D0228F">
        <w:t xml:space="preserve">Prešeren, France. </w:t>
      </w:r>
      <w:r w:rsidR="00612E9E" w:rsidRPr="00D0228F">
        <w:t>1847</w:t>
      </w:r>
      <w:r w:rsidRPr="00D0228F">
        <w:t xml:space="preserve">. </w:t>
      </w:r>
      <w:r w:rsidRPr="00D0228F">
        <w:rPr>
          <w:i/>
          <w:iCs/>
        </w:rPr>
        <w:t>Zdravljica</w:t>
      </w:r>
      <w:r w:rsidRPr="00D0228F">
        <w:t>. Wikivir. Dostopno prek:</w:t>
      </w:r>
    </w:p>
    <w:p w14:paraId="7210CCE9" w14:textId="0A3333AC" w:rsidR="00265005" w:rsidRPr="00D0228F" w:rsidRDefault="002A1EEA" w:rsidP="00487D98">
      <w:pPr>
        <w:pStyle w:val="ListParagraph"/>
        <w:spacing w:line="240" w:lineRule="exact"/>
        <w:ind w:left="851" w:hanging="491"/>
        <w:rPr>
          <w:rStyle w:val="Hyperlink"/>
          <w:color w:val="auto"/>
          <w:u w:val="none"/>
        </w:rPr>
      </w:pPr>
      <w:hyperlink r:id="rId110" w:history="1">
        <w:r w:rsidR="00265005" w:rsidRPr="00D0228F">
          <w:rPr>
            <w:rStyle w:val="Hyperlink"/>
          </w:rPr>
          <w:t>https://sl.wikisource.org/wiki/Zdravljica</w:t>
        </w:r>
      </w:hyperlink>
      <w:r w:rsidR="00265005" w:rsidRPr="00D0228F">
        <w:t xml:space="preserve"> (16. 1. 2021).</w:t>
      </w:r>
    </w:p>
    <w:p w14:paraId="29B2773B" w14:textId="77777777" w:rsidR="00265005" w:rsidRPr="00D0228F" w:rsidRDefault="00265005" w:rsidP="00487D98">
      <w:pPr>
        <w:spacing w:line="240" w:lineRule="exact"/>
        <w:ind w:left="851" w:hanging="491"/>
        <w:rPr>
          <w:rStyle w:val="Hyperlink"/>
        </w:rPr>
      </w:pPr>
    </w:p>
    <w:p w14:paraId="0E5FCAA4" w14:textId="5B8C092D"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Soldaška</w:t>
      </w:r>
      <w:r w:rsidR="00265005" w:rsidRPr="00D0228F">
        <w:t>. Wikivir. Dostopno prek:</w:t>
      </w:r>
    </w:p>
    <w:p w14:paraId="0BEDBA84" w14:textId="2DBB595B" w:rsidR="00265005" w:rsidRPr="00D0228F" w:rsidRDefault="002A1EEA" w:rsidP="00487D98">
      <w:pPr>
        <w:pStyle w:val="ListParagraph"/>
        <w:spacing w:line="240" w:lineRule="exact"/>
        <w:ind w:left="851" w:hanging="491"/>
        <w:rPr>
          <w:rStyle w:val="Hyperlink"/>
          <w:color w:val="auto"/>
          <w:u w:val="none"/>
        </w:rPr>
      </w:pPr>
      <w:hyperlink r:id="rId111" w:history="1">
        <w:r w:rsidR="00265005" w:rsidRPr="00D0228F">
          <w:rPr>
            <w:rStyle w:val="Hyperlink"/>
          </w:rPr>
          <w:t>https://sl.wikisource.org/wiki/Solda%C5%A1ka</w:t>
        </w:r>
      </w:hyperlink>
      <w:r w:rsidR="00265005" w:rsidRPr="00D0228F">
        <w:t xml:space="preserve"> (16. 1. 2021).</w:t>
      </w:r>
    </w:p>
    <w:p w14:paraId="39946E7F" w14:textId="77777777" w:rsidR="00265005" w:rsidRPr="00D0228F" w:rsidRDefault="00265005" w:rsidP="00487D98">
      <w:pPr>
        <w:spacing w:line="240" w:lineRule="exact"/>
        <w:ind w:left="851" w:hanging="491"/>
        <w:rPr>
          <w:rStyle w:val="Hyperlink"/>
        </w:rPr>
      </w:pPr>
    </w:p>
    <w:p w14:paraId="55CBFBF1" w14:textId="32F72B57"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Mornar</w:t>
      </w:r>
      <w:r w:rsidR="00265005" w:rsidRPr="00D0228F">
        <w:t>. Wikivir. Dostopno prek:</w:t>
      </w:r>
    </w:p>
    <w:p w14:paraId="0D8D292A" w14:textId="2CB1FE27" w:rsidR="00265005" w:rsidRPr="00D0228F" w:rsidRDefault="002A1EEA" w:rsidP="00487D98">
      <w:pPr>
        <w:pStyle w:val="ListParagraph"/>
        <w:spacing w:line="240" w:lineRule="exact"/>
        <w:ind w:left="851" w:hanging="491"/>
        <w:rPr>
          <w:rStyle w:val="Hyperlink"/>
          <w:color w:val="auto"/>
          <w:u w:val="none"/>
        </w:rPr>
      </w:pPr>
      <w:hyperlink r:id="rId112">
        <w:r w:rsidR="569E9DBC" w:rsidRPr="00D0228F">
          <w:rPr>
            <w:rStyle w:val="Hyperlink"/>
          </w:rPr>
          <w:t>https://sl.wikisource.org/wiki/Mornar_(France_Pre%C5%A1eren)</w:t>
        </w:r>
      </w:hyperlink>
      <w:r w:rsidR="569E9DBC" w:rsidRPr="00D0228F">
        <w:t xml:space="preserve"> (16. 1. 2021).</w:t>
      </w:r>
    </w:p>
    <w:p w14:paraId="2E217D2D" w14:textId="77777777" w:rsidR="00265005" w:rsidRPr="00D0228F" w:rsidRDefault="00265005" w:rsidP="00487D98">
      <w:pPr>
        <w:spacing w:line="240" w:lineRule="exact"/>
        <w:ind w:left="851" w:hanging="491"/>
        <w:rPr>
          <w:rStyle w:val="Hyperlink"/>
        </w:rPr>
      </w:pPr>
    </w:p>
    <w:p w14:paraId="433E64FD" w14:textId="4441F3A8"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Zgubljena vera</w:t>
      </w:r>
      <w:r w:rsidR="00265005" w:rsidRPr="00D0228F">
        <w:t>. Wikivir. Dostopno prek:</w:t>
      </w:r>
    </w:p>
    <w:p w14:paraId="4BB5296F" w14:textId="7DDA3AF2" w:rsidR="00265005" w:rsidRPr="00D0228F" w:rsidRDefault="002A1EEA" w:rsidP="00487D98">
      <w:pPr>
        <w:pStyle w:val="ListParagraph"/>
        <w:spacing w:line="240" w:lineRule="exact"/>
        <w:ind w:left="851" w:hanging="491"/>
        <w:rPr>
          <w:rStyle w:val="Hyperlink"/>
          <w:color w:val="auto"/>
          <w:u w:val="none"/>
        </w:rPr>
      </w:pPr>
      <w:hyperlink r:id="rId113" w:history="1">
        <w:r w:rsidR="00265005" w:rsidRPr="00D0228F">
          <w:rPr>
            <w:rStyle w:val="Hyperlink"/>
          </w:rPr>
          <w:t>https://sl.wikisource.org/wiki/Zgubljena_vera</w:t>
        </w:r>
      </w:hyperlink>
      <w:r w:rsidR="00265005" w:rsidRPr="00D0228F">
        <w:t xml:space="preserve"> (16. 1. 2021).</w:t>
      </w:r>
    </w:p>
    <w:p w14:paraId="3E75AB6E" w14:textId="77777777" w:rsidR="00265005" w:rsidRPr="00D0228F" w:rsidRDefault="00265005" w:rsidP="00487D98">
      <w:pPr>
        <w:spacing w:line="240" w:lineRule="exact"/>
        <w:ind w:left="851" w:hanging="491"/>
        <w:rPr>
          <w:rStyle w:val="Hyperlink"/>
        </w:rPr>
      </w:pPr>
    </w:p>
    <w:p w14:paraId="6E947302" w14:textId="5828D011"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Sila spomina</w:t>
      </w:r>
      <w:r w:rsidR="00265005" w:rsidRPr="00D0228F">
        <w:t>. Wikivir. Dostopno prek:</w:t>
      </w:r>
    </w:p>
    <w:p w14:paraId="500D1833" w14:textId="41746366" w:rsidR="00265005" w:rsidRPr="00D0228F" w:rsidRDefault="002A1EEA" w:rsidP="00487D98">
      <w:pPr>
        <w:pStyle w:val="ListParagraph"/>
        <w:spacing w:line="240" w:lineRule="exact"/>
        <w:ind w:left="851" w:hanging="491"/>
        <w:rPr>
          <w:rStyle w:val="Hyperlink"/>
          <w:color w:val="auto"/>
          <w:u w:val="none"/>
        </w:rPr>
      </w:pPr>
      <w:hyperlink r:id="rId114">
        <w:r w:rsidR="569E9DBC" w:rsidRPr="00D0228F">
          <w:rPr>
            <w:rStyle w:val="Hyperlink"/>
          </w:rPr>
          <w:t>https://sl.wikisource.org/wiki/Sila_spomina_(France_Pre%C5%A1eren)</w:t>
        </w:r>
      </w:hyperlink>
      <w:r w:rsidR="569E9DBC" w:rsidRPr="00D0228F">
        <w:t xml:space="preserve"> (16. 1. 2021).</w:t>
      </w:r>
    </w:p>
    <w:p w14:paraId="30DECE13" w14:textId="77777777" w:rsidR="00265005" w:rsidRPr="00D0228F" w:rsidRDefault="00265005" w:rsidP="00487D98">
      <w:pPr>
        <w:spacing w:line="240" w:lineRule="exact"/>
        <w:ind w:left="851" w:hanging="491"/>
        <w:rPr>
          <w:rStyle w:val="Hyperlink"/>
        </w:rPr>
      </w:pPr>
    </w:p>
    <w:p w14:paraId="176AE4E1" w14:textId="2E2FC1F5"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K slovesu</w:t>
      </w:r>
      <w:r w:rsidR="00265005" w:rsidRPr="00D0228F">
        <w:t>. Wikivir. Dostopno prek:</w:t>
      </w:r>
    </w:p>
    <w:p w14:paraId="7ADB56D0" w14:textId="46F5C678" w:rsidR="00265005" w:rsidRPr="00D0228F" w:rsidRDefault="002A1EEA" w:rsidP="00487D98">
      <w:pPr>
        <w:pStyle w:val="ListParagraph"/>
        <w:spacing w:line="240" w:lineRule="exact"/>
        <w:ind w:left="851" w:hanging="491"/>
        <w:rPr>
          <w:rStyle w:val="Hyperlink"/>
          <w:color w:val="auto"/>
          <w:u w:val="none"/>
        </w:rPr>
      </w:pPr>
      <w:hyperlink r:id="rId115" w:history="1">
        <w:r w:rsidR="00265005" w:rsidRPr="00D0228F">
          <w:rPr>
            <w:rStyle w:val="Hyperlink"/>
          </w:rPr>
          <w:t>https://sl.wikisource.org/wiki/K_slovesu</w:t>
        </w:r>
      </w:hyperlink>
      <w:r w:rsidR="00265005" w:rsidRPr="00D0228F">
        <w:t xml:space="preserve"> (16. 1. 2021).</w:t>
      </w:r>
    </w:p>
    <w:p w14:paraId="10E7606D" w14:textId="77777777" w:rsidR="00265005" w:rsidRPr="00D0228F" w:rsidRDefault="00265005" w:rsidP="00487D98">
      <w:pPr>
        <w:spacing w:line="240" w:lineRule="exact"/>
        <w:ind w:left="851" w:hanging="491"/>
        <w:rPr>
          <w:rStyle w:val="Hyperlink"/>
        </w:rPr>
      </w:pPr>
    </w:p>
    <w:p w14:paraId="78822B69" w14:textId="2666C57F"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Ukazi</w:t>
      </w:r>
      <w:r w:rsidR="00265005" w:rsidRPr="00D0228F">
        <w:t>. Wikivir. Dostopno prek:</w:t>
      </w:r>
    </w:p>
    <w:p w14:paraId="34C843F8" w14:textId="51531263" w:rsidR="00265005" w:rsidRPr="00D0228F" w:rsidRDefault="002A1EEA" w:rsidP="00487D98">
      <w:pPr>
        <w:pStyle w:val="ListParagraph"/>
        <w:spacing w:line="240" w:lineRule="exact"/>
        <w:ind w:left="851" w:hanging="491"/>
        <w:rPr>
          <w:rStyle w:val="Hyperlink"/>
          <w:color w:val="auto"/>
          <w:u w:val="none"/>
        </w:rPr>
      </w:pPr>
      <w:hyperlink r:id="rId116">
        <w:r w:rsidR="569E9DBC" w:rsidRPr="00D0228F">
          <w:rPr>
            <w:rStyle w:val="Hyperlink"/>
          </w:rPr>
          <w:t>https://sl.wikisource.org/wiki/Ukazi</w:t>
        </w:r>
      </w:hyperlink>
      <w:r w:rsidR="569E9DBC" w:rsidRPr="00D0228F">
        <w:t xml:space="preserve"> (16. 1. 2021).</w:t>
      </w:r>
    </w:p>
    <w:p w14:paraId="31A3EB2F" w14:textId="77777777" w:rsidR="00265005" w:rsidRPr="00D0228F" w:rsidRDefault="00265005" w:rsidP="00487D98">
      <w:pPr>
        <w:spacing w:line="240" w:lineRule="exact"/>
        <w:ind w:left="851" w:hanging="491"/>
        <w:rPr>
          <w:rStyle w:val="Hyperlink"/>
        </w:rPr>
      </w:pPr>
    </w:p>
    <w:p w14:paraId="764B2006" w14:textId="0804313E" w:rsidR="00265005" w:rsidRPr="00D0228F" w:rsidRDefault="00F556F1" w:rsidP="00487D98">
      <w:pPr>
        <w:pStyle w:val="ListParagraph"/>
        <w:numPr>
          <w:ilvl w:val="0"/>
          <w:numId w:val="9"/>
        </w:numPr>
        <w:spacing w:line="240" w:lineRule="exact"/>
        <w:ind w:left="851" w:hanging="491"/>
      </w:pPr>
      <w:r w:rsidRPr="00D0228F">
        <w:t xml:space="preserve">Prešeren, France. </w:t>
      </w:r>
      <w:r w:rsidR="00612E9E" w:rsidRPr="00D0228F">
        <w:t>1847</w:t>
      </w:r>
      <w:r w:rsidR="00265005" w:rsidRPr="00D0228F">
        <w:t xml:space="preserve">. </w:t>
      </w:r>
      <w:r w:rsidR="00265005" w:rsidRPr="00D0228F">
        <w:rPr>
          <w:i/>
          <w:iCs/>
        </w:rPr>
        <w:t>Kam?</w:t>
      </w:r>
      <w:r w:rsidR="00265005" w:rsidRPr="00D0228F">
        <w:t>. Wikivir. Dostopno prek:</w:t>
      </w:r>
    </w:p>
    <w:p w14:paraId="3B187CCB" w14:textId="0A3F79CE" w:rsidR="00265005" w:rsidRPr="00D0228F" w:rsidRDefault="002A1EEA" w:rsidP="00487D98">
      <w:pPr>
        <w:pStyle w:val="ListParagraph"/>
        <w:spacing w:line="240" w:lineRule="exact"/>
        <w:ind w:left="851" w:hanging="491"/>
        <w:rPr>
          <w:rStyle w:val="Hyperlink"/>
          <w:color w:val="auto"/>
          <w:u w:val="none"/>
        </w:rPr>
      </w:pPr>
      <w:hyperlink r:id="rId117">
        <w:r w:rsidR="569E9DBC" w:rsidRPr="00D0228F">
          <w:rPr>
            <w:rStyle w:val="Hyperlink"/>
          </w:rPr>
          <w:t>https://sl.wikisource.org/wiki/Kam%3F_(France_Pre%C5%A1eren)</w:t>
        </w:r>
      </w:hyperlink>
      <w:r w:rsidR="569E9DBC" w:rsidRPr="00D0228F">
        <w:t xml:space="preserve"> (16. 1. 2021).</w:t>
      </w:r>
    </w:p>
    <w:p w14:paraId="72EFD855" w14:textId="77777777" w:rsidR="00265005" w:rsidRPr="00D0228F" w:rsidRDefault="00265005" w:rsidP="00487D98">
      <w:pPr>
        <w:spacing w:line="240" w:lineRule="exact"/>
        <w:ind w:left="851" w:hanging="491"/>
        <w:rPr>
          <w:rStyle w:val="Hyperlink"/>
        </w:rPr>
      </w:pPr>
    </w:p>
    <w:p w14:paraId="45EBFCE0" w14:textId="0E271B30"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Prošnja</w:t>
      </w:r>
      <w:r w:rsidR="00265005" w:rsidRPr="00D0228F">
        <w:t>. Wikivir. Dostopno prek:</w:t>
      </w:r>
    </w:p>
    <w:p w14:paraId="22864196" w14:textId="673A341D" w:rsidR="00265005" w:rsidRPr="00D0228F" w:rsidRDefault="002A1EEA" w:rsidP="00487D98">
      <w:pPr>
        <w:pStyle w:val="ListParagraph"/>
        <w:spacing w:line="240" w:lineRule="exact"/>
        <w:ind w:left="851" w:hanging="491"/>
      </w:pPr>
      <w:hyperlink r:id="rId118">
        <w:r w:rsidR="569E9DBC" w:rsidRPr="00D0228F">
          <w:rPr>
            <w:rStyle w:val="Hyperlink"/>
          </w:rPr>
          <w:t>https://sl.wikisource.org/wiki/Pro%C5%A1nja_(France_Pre%C5%A1eren)</w:t>
        </w:r>
      </w:hyperlink>
      <w:r w:rsidR="569E9DBC" w:rsidRPr="00D0228F">
        <w:t xml:space="preserve"> (16. 1. 2021).</w:t>
      </w:r>
    </w:p>
    <w:p w14:paraId="2CCF5569" w14:textId="77777777" w:rsidR="00513BB3" w:rsidRPr="00D0228F" w:rsidRDefault="00513BB3" w:rsidP="00487D98">
      <w:pPr>
        <w:pStyle w:val="ListParagraph"/>
        <w:spacing w:line="240" w:lineRule="exact"/>
        <w:ind w:left="851" w:hanging="491"/>
        <w:rPr>
          <w:rStyle w:val="Hyperlink"/>
          <w:color w:val="auto"/>
          <w:u w:val="none"/>
        </w:rPr>
      </w:pPr>
    </w:p>
    <w:p w14:paraId="6BBDE7B9" w14:textId="5D022E38" w:rsidR="00265005" w:rsidRPr="00D0228F" w:rsidRDefault="00612E9E" w:rsidP="00487D98">
      <w:pPr>
        <w:pStyle w:val="ListParagraph"/>
        <w:numPr>
          <w:ilvl w:val="0"/>
          <w:numId w:val="9"/>
        </w:numPr>
        <w:spacing w:line="240" w:lineRule="exact"/>
        <w:ind w:left="851" w:hanging="491"/>
      </w:pPr>
      <w:r w:rsidRPr="00D0228F">
        <w:t>Prešeren, France. 1847</w:t>
      </w:r>
      <w:r w:rsidR="00265005" w:rsidRPr="00D0228F">
        <w:t xml:space="preserve">. </w:t>
      </w:r>
      <w:r w:rsidR="00265005" w:rsidRPr="00D0228F">
        <w:rPr>
          <w:i/>
          <w:iCs/>
        </w:rPr>
        <w:t>Pod oknam</w:t>
      </w:r>
      <w:r w:rsidR="00265005" w:rsidRPr="00D0228F">
        <w:t>. Wikivir. Dostopno prek:</w:t>
      </w:r>
    </w:p>
    <w:p w14:paraId="6F6F9B44" w14:textId="0632CD2B" w:rsidR="00265005" w:rsidRPr="00D0228F" w:rsidRDefault="002A1EEA" w:rsidP="00487D98">
      <w:pPr>
        <w:pStyle w:val="ListParagraph"/>
        <w:spacing w:line="240" w:lineRule="exact"/>
        <w:ind w:left="851" w:hanging="491"/>
      </w:pPr>
      <w:hyperlink r:id="rId119" w:history="1">
        <w:r w:rsidR="00265005" w:rsidRPr="00D0228F">
          <w:rPr>
            <w:rStyle w:val="Hyperlink"/>
          </w:rPr>
          <w:t>https://sl.wikisource.org/wiki/Pod_oknam</w:t>
        </w:r>
      </w:hyperlink>
      <w:r w:rsidR="00265005" w:rsidRPr="00D0228F">
        <w:t xml:space="preserve"> (16. 1. 2021).</w:t>
      </w:r>
    </w:p>
    <w:p w14:paraId="16D1051D" w14:textId="77777777" w:rsidR="00265005" w:rsidRPr="00D0228F" w:rsidRDefault="00265005" w:rsidP="00487D98">
      <w:pPr>
        <w:spacing w:line="240" w:lineRule="exact"/>
        <w:ind w:left="851" w:hanging="491"/>
        <w:rPr>
          <w:rStyle w:val="Hyperlink"/>
        </w:rPr>
      </w:pPr>
    </w:p>
    <w:p w14:paraId="4D46A081" w14:textId="1D3DCC0B" w:rsidR="00407796" w:rsidRPr="00D0228F" w:rsidRDefault="00612E9E" w:rsidP="00487D98">
      <w:pPr>
        <w:pStyle w:val="ListParagraph"/>
        <w:numPr>
          <w:ilvl w:val="0"/>
          <w:numId w:val="9"/>
        </w:numPr>
        <w:spacing w:line="240" w:lineRule="exact"/>
        <w:ind w:left="851" w:hanging="491"/>
      </w:pPr>
      <w:r w:rsidRPr="00D0228F">
        <w:t>Prešeren, France. 1847</w:t>
      </w:r>
      <w:r w:rsidR="00407796" w:rsidRPr="00D0228F">
        <w:t xml:space="preserve">. </w:t>
      </w:r>
      <w:r w:rsidR="00407796" w:rsidRPr="00D0228F">
        <w:rPr>
          <w:i/>
          <w:iCs/>
        </w:rPr>
        <w:t>Dekletam</w:t>
      </w:r>
      <w:r w:rsidR="00407796" w:rsidRPr="00D0228F">
        <w:t>. Wikivir. Dostopno prek:</w:t>
      </w:r>
    </w:p>
    <w:p w14:paraId="29884437" w14:textId="7EBDDD11" w:rsidR="00407796" w:rsidRPr="00D0228F" w:rsidRDefault="002A1EEA" w:rsidP="00487D98">
      <w:pPr>
        <w:pStyle w:val="ListParagraph"/>
        <w:spacing w:line="240" w:lineRule="exact"/>
        <w:ind w:left="851" w:hanging="491"/>
      </w:pPr>
      <w:hyperlink r:id="rId120">
        <w:r w:rsidR="1F47376E" w:rsidRPr="00D0228F">
          <w:rPr>
            <w:rStyle w:val="Hyperlink"/>
          </w:rPr>
          <w:t>https://sl.wikisource.org/wiki/Dekletam</w:t>
        </w:r>
      </w:hyperlink>
      <w:r w:rsidR="1F47376E" w:rsidRPr="00D0228F">
        <w:t xml:space="preserve"> (16. 1. 2021).</w:t>
      </w:r>
    </w:p>
    <w:p w14:paraId="682D815E" w14:textId="77777777" w:rsidR="00407796" w:rsidRPr="00D0228F" w:rsidRDefault="00407796" w:rsidP="00487D98">
      <w:pPr>
        <w:spacing w:line="240" w:lineRule="exact"/>
        <w:ind w:left="851" w:hanging="491"/>
        <w:rPr>
          <w:rStyle w:val="Hyperlink"/>
        </w:rPr>
      </w:pPr>
    </w:p>
    <w:p w14:paraId="428C8B87" w14:textId="2D239678" w:rsidR="00407796" w:rsidRPr="00D0228F" w:rsidRDefault="00612E9E" w:rsidP="00487D98">
      <w:pPr>
        <w:pStyle w:val="ListParagraph"/>
        <w:numPr>
          <w:ilvl w:val="0"/>
          <w:numId w:val="9"/>
        </w:numPr>
        <w:spacing w:line="240" w:lineRule="exact"/>
        <w:ind w:left="851" w:hanging="491"/>
      </w:pPr>
      <w:r w:rsidRPr="00D0228F">
        <w:t>Prešeren, France. 1847</w:t>
      </w:r>
      <w:r w:rsidR="00505B5F" w:rsidRPr="00D0228F">
        <w:t xml:space="preserve">. </w:t>
      </w:r>
      <w:r w:rsidR="00407796" w:rsidRPr="00D0228F">
        <w:rPr>
          <w:i/>
          <w:iCs/>
        </w:rPr>
        <w:t>Strunam</w:t>
      </w:r>
      <w:r w:rsidR="00505B5F" w:rsidRPr="00D0228F">
        <w:t>. Wikivir. Dostopno prek:</w:t>
      </w:r>
    </w:p>
    <w:p w14:paraId="017151E0" w14:textId="0D25F02B" w:rsidR="00505B5F" w:rsidRPr="00D0228F" w:rsidRDefault="00407796" w:rsidP="00487D98">
      <w:pPr>
        <w:pStyle w:val="ListParagraph"/>
        <w:spacing w:line="240" w:lineRule="exact"/>
        <w:ind w:left="851" w:hanging="491"/>
      </w:pPr>
      <w:r w:rsidRPr="00D0228F">
        <w:rPr>
          <w:rStyle w:val="Hyperlink"/>
        </w:rPr>
        <w:t>https://sl.wikisource.org/wiki/Strunam</w:t>
      </w:r>
      <w:r w:rsidR="00505B5F" w:rsidRPr="00D0228F">
        <w:t xml:space="preserve"> (1</w:t>
      </w:r>
      <w:r w:rsidRPr="00D0228F">
        <w:t>6</w:t>
      </w:r>
      <w:r w:rsidR="00505B5F" w:rsidRPr="00D0228F">
        <w:t>. 1. 2021).</w:t>
      </w:r>
    </w:p>
    <w:p w14:paraId="36234095" w14:textId="77777777" w:rsidR="00505B5F" w:rsidRPr="00D0228F" w:rsidRDefault="00505B5F" w:rsidP="00487D98">
      <w:pPr>
        <w:spacing w:line="240" w:lineRule="exact"/>
        <w:ind w:left="851" w:hanging="491"/>
      </w:pPr>
    </w:p>
    <w:p w14:paraId="5CF04C90" w14:textId="428B04D9" w:rsidR="009711F1" w:rsidRPr="00D0228F" w:rsidRDefault="009711F1" w:rsidP="00487D98">
      <w:pPr>
        <w:pStyle w:val="ListParagraph"/>
        <w:numPr>
          <w:ilvl w:val="0"/>
          <w:numId w:val="9"/>
        </w:numPr>
        <w:spacing w:line="240" w:lineRule="exact"/>
        <w:ind w:left="851" w:hanging="491"/>
      </w:pPr>
      <w:r w:rsidRPr="00D0228F">
        <w:t xml:space="preserve">Prešeren, France. 1836. </w:t>
      </w:r>
      <w:r w:rsidRPr="00D0228F">
        <w:rPr>
          <w:i/>
          <w:iCs/>
        </w:rPr>
        <w:t>Krst pri Savici</w:t>
      </w:r>
      <w:r w:rsidRPr="00D0228F">
        <w:t xml:space="preserve">. Wikivir. Dostopno prek: </w:t>
      </w:r>
      <w:hyperlink r:id="rId121">
        <w:r w:rsidR="4E8305A1" w:rsidRPr="00D0228F">
          <w:rPr>
            <w:rStyle w:val="Hyperlink"/>
          </w:rPr>
          <w:t>https://sl.wikisource.org/wiki/Krst_pri_Savici</w:t>
        </w:r>
      </w:hyperlink>
      <w:r w:rsidR="4E8305A1" w:rsidRPr="00D0228F">
        <w:t xml:space="preserve"> (</w:t>
      </w:r>
      <w:r w:rsidR="1F47376E" w:rsidRPr="00D0228F">
        <w:t>16</w:t>
      </w:r>
      <w:r w:rsidR="4E8305A1" w:rsidRPr="00D0228F">
        <w:t xml:space="preserve">. </w:t>
      </w:r>
      <w:r w:rsidRPr="00D0228F">
        <w:t>1. 2021).</w:t>
      </w:r>
    </w:p>
    <w:p w14:paraId="6992E80C" w14:textId="77777777" w:rsidR="00407796" w:rsidRPr="00D0228F" w:rsidRDefault="00407796" w:rsidP="00487D98">
      <w:pPr>
        <w:pStyle w:val="ListParagraph"/>
        <w:spacing w:line="240" w:lineRule="exact"/>
        <w:ind w:left="851" w:hanging="491"/>
      </w:pPr>
    </w:p>
    <w:p w14:paraId="6D706AEF" w14:textId="703B510F" w:rsidR="00505B5F" w:rsidRPr="00D0228F" w:rsidRDefault="00505B5F" w:rsidP="00487D98">
      <w:pPr>
        <w:pStyle w:val="ListParagraph"/>
        <w:numPr>
          <w:ilvl w:val="0"/>
          <w:numId w:val="9"/>
        </w:numPr>
        <w:spacing w:line="240" w:lineRule="exact"/>
        <w:ind w:left="851" w:hanging="491"/>
      </w:pPr>
      <w:r w:rsidRPr="00D0228F">
        <w:t xml:space="preserve">Linhart, Anton Tomaž. 1790. </w:t>
      </w:r>
      <w:r w:rsidRPr="00D0228F">
        <w:rPr>
          <w:i/>
          <w:iCs/>
        </w:rPr>
        <w:t>Ta veseli dan ali Matiček se ženi</w:t>
      </w:r>
      <w:r w:rsidRPr="00D0228F">
        <w:t xml:space="preserve">. Wikivir. Dostopno prek: </w:t>
      </w:r>
      <w:hyperlink r:id="rId122">
        <w:r w:rsidRPr="00D0228F">
          <w:rPr>
            <w:rStyle w:val="Hyperlink"/>
          </w:rPr>
          <w:t>https://sl.wikisource.org/wiki/Ta_veseli_dan_ali_Mati%C4%8Dek_se_%C5%BEeni_(Zbrano_delo)</w:t>
        </w:r>
      </w:hyperlink>
      <w:r w:rsidRPr="00D0228F">
        <w:t xml:space="preserve"> (25.</w:t>
      </w:r>
      <w:r w:rsidR="00407796" w:rsidRPr="00D0228F">
        <w:t xml:space="preserve"> 1</w:t>
      </w:r>
      <w:r w:rsidRPr="00D0228F">
        <w:t>. 2021).</w:t>
      </w:r>
    </w:p>
    <w:p w14:paraId="31999EDE" w14:textId="77777777" w:rsidR="00505B5F" w:rsidRPr="00D0228F" w:rsidRDefault="00505B5F" w:rsidP="00487D98">
      <w:pPr>
        <w:pStyle w:val="ListParagraph"/>
        <w:spacing w:line="240" w:lineRule="exact"/>
        <w:ind w:left="851" w:hanging="491"/>
      </w:pPr>
    </w:p>
    <w:p w14:paraId="41AC70DD" w14:textId="20003AAC" w:rsidR="00262250" w:rsidRPr="00D0228F" w:rsidRDefault="00505B5F" w:rsidP="00487D98">
      <w:pPr>
        <w:pStyle w:val="ListParagraph"/>
        <w:numPr>
          <w:ilvl w:val="0"/>
          <w:numId w:val="9"/>
        </w:numPr>
        <w:spacing w:line="240" w:lineRule="exact"/>
        <w:ind w:left="851" w:hanging="491"/>
        <w:rPr>
          <w:color w:val="0563C1" w:themeColor="hyperlink"/>
          <w:u w:val="single"/>
        </w:rPr>
      </w:pPr>
      <w:r w:rsidRPr="00D0228F">
        <w:t xml:space="preserve">Linhart, Anton Tomaž. 1790. </w:t>
      </w:r>
      <w:r w:rsidRPr="00D0228F">
        <w:rPr>
          <w:i/>
          <w:iCs/>
        </w:rPr>
        <w:t>Županova Micka</w:t>
      </w:r>
      <w:r w:rsidRPr="00D0228F">
        <w:t xml:space="preserve">. Wikivir. Dostopno prek: </w:t>
      </w:r>
      <w:hyperlink r:id="rId123">
        <w:r w:rsidRPr="00D0228F">
          <w:rPr>
            <w:rStyle w:val="Hyperlink"/>
          </w:rPr>
          <w:t>https://sl.wikisource.org/wiki/%C5%BDupanova_Micka</w:t>
        </w:r>
      </w:hyperlink>
      <w:r w:rsidRPr="00D0228F">
        <w:rPr>
          <w:rStyle w:val="Hyperlink"/>
        </w:rPr>
        <w:t xml:space="preserve"> </w:t>
      </w:r>
      <w:r w:rsidRPr="00D0228F">
        <w:t>(25.</w:t>
      </w:r>
      <w:r w:rsidR="00407796" w:rsidRPr="00D0228F">
        <w:t xml:space="preserve"> 1</w:t>
      </w:r>
      <w:r w:rsidRPr="00D0228F">
        <w:t>. 2021).</w:t>
      </w:r>
      <w:bookmarkEnd w:id="132"/>
    </w:p>
    <w:sectPr w:rsidR="00262250" w:rsidRPr="00D0228F" w:rsidSect="00B85F7B">
      <w:headerReference w:type="default" r:id="rId124"/>
      <w:footerReference w:type="default" r:id="rId1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nej Golobič" w:date="2021-04-05T19:29:00Z" w:initials="JG">
    <w:p w14:paraId="76F22B41" w14:textId="77777777" w:rsidR="00481F14" w:rsidRDefault="00481F14" w:rsidP="00CD2A44">
      <w:pPr>
        <w:rPr>
          <w:sz w:val="20"/>
          <w:szCs w:val="20"/>
        </w:rPr>
      </w:pPr>
      <w:r>
        <w:rPr>
          <w:rStyle w:val="CommentReference"/>
        </w:rPr>
        <w:annotationRef/>
      </w:r>
      <w:r>
        <w:t>Nalogo razdeli na teoretični in empirični del. Torej:</w:t>
      </w:r>
    </w:p>
    <w:p w14:paraId="437253AD" w14:textId="77777777" w:rsidR="00481F14" w:rsidRDefault="00481F14" w:rsidP="00CD2A44">
      <w:pPr>
        <w:rPr>
          <w:sz w:val="20"/>
          <w:szCs w:val="20"/>
        </w:rPr>
      </w:pPr>
      <w:r>
        <w:t>1. Uvod</w:t>
      </w:r>
    </w:p>
    <w:p w14:paraId="1400DF74" w14:textId="77777777" w:rsidR="00481F14" w:rsidRDefault="00481F14" w:rsidP="00CD2A44">
      <w:pPr>
        <w:rPr>
          <w:sz w:val="20"/>
          <w:szCs w:val="20"/>
        </w:rPr>
      </w:pPr>
      <w:r>
        <w:t>2. Teoretični del</w:t>
      </w:r>
    </w:p>
    <w:p w14:paraId="0089232F" w14:textId="77777777" w:rsidR="00481F14" w:rsidRDefault="00481F14" w:rsidP="00CD2A44">
      <w:pPr>
        <w:rPr>
          <w:sz w:val="20"/>
          <w:szCs w:val="20"/>
        </w:rPr>
      </w:pPr>
      <w:r>
        <w:t>2.1 Besedilna analiza</w:t>
      </w:r>
    </w:p>
    <w:p w14:paraId="281784D6" w14:textId="77777777" w:rsidR="00481F14" w:rsidRDefault="00481F14" w:rsidP="00CD2A44">
      <w:pPr>
        <w:rPr>
          <w:sz w:val="20"/>
          <w:szCs w:val="20"/>
        </w:rPr>
      </w:pPr>
      <w:r>
        <w:t>2.1.1 Sentimentalna analiza</w:t>
      </w:r>
    </w:p>
    <w:p w14:paraId="294FD984" w14:textId="77777777" w:rsidR="00481F14" w:rsidRDefault="00481F14" w:rsidP="00CD2A44">
      <w:pPr>
        <w:rPr>
          <w:sz w:val="20"/>
          <w:szCs w:val="20"/>
        </w:rPr>
      </w:pPr>
      <w:r>
        <w:t>2.1.2 Oblak besed</w:t>
      </w:r>
    </w:p>
    <w:p w14:paraId="77585EC6" w14:textId="77777777" w:rsidR="00481F14" w:rsidRDefault="00481F14" w:rsidP="00CD2A44">
      <w:pPr>
        <w:rPr>
          <w:sz w:val="20"/>
          <w:szCs w:val="20"/>
        </w:rPr>
      </w:pPr>
      <w:r>
        <w:t>2.1.3 Tematska analiza</w:t>
      </w:r>
    </w:p>
    <w:p w14:paraId="1438D4DF" w14:textId="77777777" w:rsidR="00481F14" w:rsidRDefault="00481F14" w:rsidP="00CD2A44">
      <w:pPr>
        <w:rPr>
          <w:sz w:val="20"/>
          <w:szCs w:val="20"/>
        </w:rPr>
      </w:pPr>
      <w:r>
        <w:t>2.1.4 Program Orange</w:t>
      </w:r>
    </w:p>
    <w:p w14:paraId="634B1F57" w14:textId="77777777" w:rsidR="00481F14" w:rsidRDefault="00481F14" w:rsidP="00CD2A44">
      <w:pPr>
        <w:rPr>
          <w:sz w:val="20"/>
          <w:szCs w:val="20"/>
        </w:rPr>
      </w:pPr>
      <w:r>
        <w:t>2.2 Literarna dela</w:t>
      </w:r>
    </w:p>
    <w:p w14:paraId="53FE2C83" w14:textId="77777777" w:rsidR="00481F14" w:rsidRDefault="00481F14" w:rsidP="00CD2A44">
      <w:pPr>
        <w:rPr>
          <w:sz w:val="20"/>
          <w:szCs w:val="20"/>
        </w:rPr>
      </w:pPr>
      <w:r>
        <w:t>2.2.1 France Prešeren</w:t>
      </w:r>
    </w:p>
    <w:p w14:paraId="58FE8A9C" w14:textId="77777777" w:rsidR="00481F14" w:rsidRDefault="00481F14" w:rsidP="00CD2A44">
      <w:pPr>
        <w:rPr>
          <w:sz w:val="20"/>
          <w:szCs w:val="20"/>
        </w:rPr>
      </w:pPr>
      <w:r>
        <w:t>2.2.1.1 Krst pri Savici</w:t>
      </w:r>
    </w:p>
    <w:p w14:paraId="38186787" w14:textId="77777777" w:rsidR="00481F14" w:rsidRDefault="00481F14" w:rsidP="00CD2A44">
      <w:pPr>
        <w:rPr>
          <w:sz w:val="20"/>
          <w:szCs w:val="20"/>
        </w:rPr>
      </w:pPr>
      <w:r>
        <w:t>2.2.2 Ivan Cankar</w:t>
      </w:r>
    </w:p>
    <w:p w14:paraId="1B486C41" w14:textId="77777777" w:rsidR="00481F14" w:rsidRDefault="00481F14" w:rsidP="00CD2A44">
      <w:pPr>
        <w:rPr>
          <w:sz w:val="20"/>
          <w:szCs w:val="20"/>
        </w:rPr>
      </w:pPr>
      <w:r>
        <w:t>2.3 Opredelitev problema (hipoteze oz. raziskovalna vprašanja, to je</w:t>
      </w:r>
      <w:r>
        <w:rPr>
          <w:b/>
          <w:bCs/>
        </w:rPr>
        <w:t xml:space="preserve"> zelo pomembno</w:t>
      </w:r>
      <w:r>
        <w:t>)</w:t>
      </w:r>
    </w:p>
    <w:p w14:paraId="446DB4A8" w14:textId="77777777" w:rsidR="00481F14" w:rsidRDefault="00481F14" w:rsidP="00CD2A44">
      <w:pPr>
        <w:rPr>
          <w:sz w:val="20"/>
          <w:szCs w:val="20"/>
        </w:rPr>
      </w:pPr>
      <w:r>
        <w:t>3. Empirični del</w:t>
      </w:r>
    </w:p>
    <w:p w14:paraId="3FB86FF7" w14:textId="77777777" w:rsidR="00481F14" w:rsidRDefault="00481F14" w:rsidP="00CD2A44">
      <w:pPr>
        <w:rPr>
          <w:sz w:val="20"/>
          <w:szCs w:val="20"/>
        </w:rPr>
      </w:pPr>
      <w:r>
        <w:t>3.1 Metoda (sem sodi opis postopka analize besedil)</w:t>
      </w:r>
    </w:p>
    <w:p w14:paraId="21AC35E4" w14:textId="77777777" w:rsidR="00481F14" w:rsidRDefault="00481F14" w:rsidP="00CD2A44">
      <w:pPr>
        <w:rPr>
          <w:sz w:val="20"/>
          <w:szCs w:val="20"/>
        </w:rPr>
      </w:pPr>
      <w:r>
        <w:t>4. Rezultati</w:t>
      </w:r>
    </w:p>
    <w:p w14:paraId="669C3987" w14:textId="77777777" w:rsidR="00481F14" w:rsidRDefault="00481F14" w:rsidP="00CD2A44">
      <w:pPr>
        <w:rPr>
          <w:sz w:val="20"/>
          <w:szCs w:val="20"/>
        </w:rPr>
      </w:pPr>
      <w:r>
        <w:t>5. Razprava</w:t>
      </w:r>
    </w:p>
    <w:p w14:paraId="1257D7BF" w14:textId="77777777" w:rsidR="00481F14" w:rsidRDefault="00481F14" w:rsidP="00CD2A44">
      <w:pPr>
        <w:rPr>
          <w:sz w:val="20"/>
          <w:szCs w:val="20"/>
        </w:rPr>
      </w:pPr>
      <w:r>
        <w:t>6. Zaključek</w:t>
      </w:r>
    </w:p>
    <w:p w14:paraId="4EFC7CD9" w14:textId="77777777" w:rsidR="00481F14" w:rsidRDefault="00481F14" w:rsidP="00CD2A44">
      <w:pPr>
        <w:pStyle w:val="CommentText"/>
      </w:pPr>
      <w:r>
        <w:t>7. Viri in literatura</w:t>
      </w:r>
    </w:p>
  </w:comment>
  <w:comment w:id="1" w:author="Jernej Golobič" w:date="2021-04-05T20:38:00Z" w:initials="JG">
    <w:p w14:paraId="1EBEB55F" w14:textId="77777777" w:rsidR="00E04EE0" w:rsidRDefault="00E04EE0" w:rsidP="00CD2A44">
      <w:pPr>
        <w:rPr>
          <w:sz w:val="20"/>
          <w:szCs w:val="20"/>
        </w:rPr>
      </w:pPr>
      <w:r>
        <w:rPr>
          <w:rStyle w:val="CommentReference"/>
        </w:rPr>
        <w:annotationRef/>
      </w:r>
      <w:r>
        <w:t>Raziskovalna vprašanja so v smislu:</w:t>
      </w:r>
    </w:p>
    <w:p w14:paraId="1540AF01" w14:textId="77777777" w:rsidR="00E04EE0" w:rsidRDefault="00E04EE0" w:rsidP="00CD2A44">
      <w:pPr>
        <w:rPr>
          <w:sz w:val="20"/>
          <w:szCs w:val="20"/>
        </w:rPr>
      </w:pPr>
      <w:r>
        <w:t>Je uporaba oblaka besed smiselna za analizo slovenskih/šolskih besedil?</w:t>
      </w:r>
    </w:p>
    <w:p w14:paraId="6D867F02" w14:textId="77777777" w:rsidR="00E04EE0" w:rsidRDefault="00E04EE0" w:rsidP="00CD2A44">
      <w:pPr>
        <w:pStyle w:val="CommentText"/>
      </w:pPr>
      <w:r>
        <w:t>Kakšne informacije o besedilu lahko pridobimo z analizo čustvene vrednosti besedila?</w:t>
      </w:r>
    </w:p>
  </w:comment>
  <w:comment w:id="7" w:author="Jernej Golobič" w:date="2021-04-05T18:16:00Z" w:initials="JG">
    <w:p w14:paraId="51190DB1" w14:textId="474E6F17" w:rsidR="00242087" w:rsidRDefault="00242087" w:rsidP="00E04EE0">
      <w:pPr>
        <w:pStyle w:val="CommentText"/>
      </w:pPr>
      <w:r>
        <w:rPr>
          <w:rStyle w:val="CommentReference"/>
        </w:rPr>
        <w:annotationRef/>
      </w:r>
      <w:r>
        <w:t>Spremeni 1. os. ed. (</w:t>
      </w:r>
      <w:r>
        <w:rPr>
          <w:i/>
          <w:iCs/>
        </w:rPr>
        <w:t>sem analiziral</w:t>
      </w:r>
      <w:r>
        <w:t>) v 1. os. mn. (smo analizirali), oboje je ustrezno, je pa slednje bolj znanstveno.</w:t>
      </w:r>
      <w:r>
        <w:annotationRef/>
      </w:r>
    </w:p>
  </w:comment>
  <w:comment w:id="6" w:author="Simon Lipovšek (E2A)" w:date="2021-04-08T13:00:00Z" w:initials="S(">
    <w:p w14:paraId="5471B287" w14:textId="4AD70348" w:rsidR="791A7B6E" w:rsidRDefault="791A7B6E">
      <w:pPr>
        <w:pStyle w:val="CommentText"/>
      </w:pPr>
      <w:r>
        <w:t>ena poved o rezultatih</w:t>
      </w:r>
      <w:r>
        <w:rPr>
          <w:rStyle w:val="CommentReference"/>
        </w:rPr>
        <w:annotationRef/>
      </w:r>
    </w:p>
    <w:p w14:paraId="3AE03A4A" w14:textId="19D699D4" w:rsidR="791A7B6E" w:rsidRDefault="791A7B6E">
      <w:pPr>
        <w:pStyle w:val="CommentText"/>
      </w:pPr>
    </w:p>
  </w:comment>
  <w:comment w:id="8" w:author="Jernej Golobič" w:date="2021-04-05T18:27:00Z" w:initials="JG">
    <w:p w14:paraId="7269FD8A" w14:textId="77777777" w:rsidR="00DD13C4" w:rsidRDefault="00DD13C4" w:rsidP="00CD2A44">
      <w:pPr>
        <w:pStyle w:val="CommentText"/>
      </w:pPr>
      <w:r>
        <w:rPr>
          <w:rStyle w:val="CommentReference"/>
        </w:rPr>
        <w:annotationRef/>
      </w:r>
      <w:r>
        <w:t>Dodati je treba pet ključnih besed (oz. besednih zvez).</w:t>
      </w:r>
      <w:r>
        <w:annotationRef/>
      </w:r>
    </w:p>
  </w:comment>
  <w:comment w:id="17" w:author="Jernej Golobič" w:date="2021-04-07T22:03:00Z" w:initials="JG">
    <w:p w14:paraId="0551370E" w14:textId="77777777" w:rsidR="00D85EDE" w:rsidRDefault="00D85EDE" w:rsidP="004420F1">
      <w:pPr>
        <w:pStyle w:val="CommentText"/>
      </w:pPr>
      <w:r>
        <w:rPr>
          <w:rStyle w:val="CommentReference"/>
        </w:rPr>
        <w:annotationRef/>
      </w:r>
      <w:r>
        <w:t>tukaj je treba razložiti in definirati, kaj je podatkovno rudarjenje, oblak besed idr.</w:t>
      </w:r>
    </w:p>
  </w:comment>
  <w:comment w:id="18" w:author="Jernej Golobič" w:date="2021-04-07T22:04:00Z" w:initials="JG">
    <w:p w14:paraId="7617CA06" w14:textId="77777777" w:rsidR="005041DB" w:rsidRDefault="005041DB" w:rsidP="004420F1">
      <w:pPr>
        <w:pStyle w:val="CommentText"/>
      </w:pPr>
      <w:r>
        <w:rPr>
          <w:rStyle w:val="CommentReference"/>
        </w:rPr>
        <w:annotationRef/>
      </w:r>
      <w:r>
        <w:t>moduli sodijo v naslednjo točko, tj. 2.1 Programsko orodje Orange</w:t>
      </w:r>
    </w:p>
  </w:comment>
  <w:comment w:id="19" w:author="Jernej Golobič" w:date="2021-04-07T22:38:00Z" w:initials="JG">
    <w:p w14:paraId="6E967608" w14:textId="77777777" w:rsidR="002B5A96" w:rsidRDefault="002B5A96" w:rsidP="004420F1">
      <w:pPr>
        <w:pStyle w:val="CommentText"/>
      </w:pPr>
      <w:r>
        <w:rPr>
          <w:rStyle w:val="CommentReference"/>
        </w:rPr>
        <w:annotationRef/>
      </w:r>
      <w:r>
        <w:t>dodaj tudi lematizacijo</w:t>
      </w:r>
    </w:p>
  </w:comment>
  <w:comment w:id="25" w:author="Simon" w:date="2021-04-08T19:39:00Z" w:initials="sl">
    <w:p w14:paraId="657C089D" w14:textId="0806F036" w:rsidR="00EC364A" w:rsidRDefault="00EC364A">
      <w:pPr>
        <w:pStyle w:val="CommentText"/>
      </w:pPr>
      <w:r>
        <w:rPr>
          <w:rStyle w:val="CommentReference"/>
        </w:rPr>
        <w:annotationRef/>
      </w:r>
      <w:r>
        <w:t>A bi bilo tukaj boljše: za laike ?</w:t>
      </w:r>
    </w:p>
  </w:comment>
  <w:comment w:id="26" w:author="Jernej Golobič" w:date="2021-04-08T21:38:00Z" w:initials="JG">
    <w:p w14:paraId="63C4F45C" w14:textId="77777777" w:rsidR="00FE0D9B" w:rsidRDefault="00FE0D9B" w:rsidP="00A73B75">
      <w:pPr>
        <w:pStyle w:val="CommentText"/>
      </w:pPr>
      <w:r>
        <w:rPr>
          <w:rStyle w:val="CommentReference"/>
        </w:rPr>
        <w:annotationRef/>
      </w:r>
      <w:r>
        <w:t>Ne, tako je v redu.</w:t>
      </w:r>
    </w:p>
  </w:comment>
  <w:comment w:id="83" w:author="Simon" w:date="2021-04-09T18:33:00Z" w:initials="sl">
    <w:p w14:paraId="303FFB54" w14:textId="72F699D1" w:rsidR="004E0BB4" w:rsidRDefault="004E0BB4">
      <w:pPr>
        <w:pStyle w:val="CommentText"/>
      </w:pPr>
      <w:r>
        <w:rPr>
          <w:rStyle w:val="CommentReference"/>
        </w:rPr>
        <w:annotationRef/>
      </w:r>
      <w:r>
        <w:t>To je na novo</w:t>
      </w:r>
    </w:p>
  </w:comment>
  <w:comment w:id="87" w:author="Jernej Golobič" w:date="2021-04-05T18:22:00Z" w:initials="JG">
    <w:p w14:paraId="25DF313B" w14:textId="15DF63C6" w:rsidR="00242087" w:rsidRDefault="00242087" w:rsidP="00FE0D9B">
      <w:pPr>
        <w:pStyle w:val="CommentText"/>
      </w:pPr>
      <w:r>
        <w:rPr>
          <w:rStyle w:val="CommentReference"/>
        </w:rPr>
        <w:annotationRef/>
      </w:r>
      <w:r>
        <w:t>Imena modulov naj bodo z malo začetnico.</w:t>
      </w:r>
      <w:r>
        <w:annotationRef/>
      </w:r>
    </w:p>
  </w:comment>
  <w:comment w:id="107" w:author="Jernej Golobič" w:date="2021-04-07T22:36:00Z" w:initials="JG">
    <w:p w14:paraId="7584486A" w14:textId="77777777" w:rsidR="00DD1B6B" w:rsidRDefault="00DD1B6B" w:rsidP="00AC667B">
      <w:pPr>
        <w:pStyle w:val="CommentText"/>
      </w:pPr>
      <w:r>
        <w:rPr>
          <w:rStyle w:val="CommentReference"/>
        </w:rPr>
        <w:annotationRef/>
      </w:r>
      <w:r>
        <w:t>1. os. mn.</w:t>
      </w:r>
      <w:r>
        <w:rPr>
          <w:rStyle w:val="CommentReference"/>
        </w:rPr>
        <w:annotationRef/>
      </w:r>
    </w:p>
  </w:comment>
  <w:comment w:id="110" w:author="Jernej Golobič" w:date="2021-04-07T22:08:00Z" w:initials="JG">
    <w:p w14:paraId="00F26716" w14:textId="77777777" w:rsidR="000D1448" w:rsidRDefault="000D1448" w:rsidP="000D1448">
      <w:pPr>
        <w:pStyle w:val="CommentText"/>
      </w:pPr>
      <w:r>
        <w:rPr>
          <w:rStyle w:val="CommentReference"/>
        </w:rPr>
        <w:annotationRef/>
      </w:r>
      <w:r>
        <w:t>vsako sliko naj spremlja odstavek, ki komentira in razloži rezultat</w:t>
      </w:r>
      <w:r>
        <w:annotationRef/>
      </w:r>
    </w:p>
  </w:comment>
  <w:comment w:id="111" w:author="Jernej Golobič" w:date="2021-04-07T22:09:00Z" w:initials="JG">
    <w:p w14:paraId="6E695E54" w14:textId="77777777" w:rsidR="000D1448" w:rsidRDefault="000D1448" w:rsidP="000D1448">
      <w:pPr>
        <w:pStyle w:val="CommentText"/>
      </w:pPr>
      <w:r>
        <w:rPr>
          <w:rStyle w:val="CommentReference"/>
        </w:rPr>
        <w:annotationRef/>
      </w:r>
      <w:r>
        <w:t>v smislu, da so to osrednji motivi tega literarnega dela</w:t>
      </w:r>
      <w:r>
        <w:annotationRef/>
      </w:r>
    </w:p>
  </w:comment>
  <w:comment w:id="122" w:author="Jernej Golobič" w:date="2021-04-05T18:38:00Z" w:initials="JG">
    <w:p w14:paraId="304CBF1D" w14:textId="4B850097" w:rsidR="00DD13C4" w:rsidRDefault="00DD13C4" w:rsidP="00427135">
      <w:pPr>
        <w:pStyle w:val="CommentText"/>
      </w:pPr>
      <w:r>
        <w:rPr>
          <w:rStyle w:val="CommentReference"/>
        </w:rPr>
        <w:annotationRef/>
      </w:r>
      <w:r>
        <w:t>katere besede pojavijo v teh kiticah in vplivajo na pozitivno sentimentalno vrednost?</w:t>
      </w:r>
      <w:r>
        <w:annotationRef/>
      </w:r>
    </w:p>
  </w:comment>
  <w:comment w:id="123" w:author="Jernej Golobič" w:date="2021-04-05T18:38:00Z" w:initials="JG">
    <w:p w14:paraId="0B4C90E2" w14:textId="77777777" w:rsidR="00DD13C4" w:rsidRDefault="00DD13C4" w:rsidP="005851E7">
      <w:pPr>
        <w:pStyle w:val="CommentText"/>
      </w:pPr>
      <w:r>
        <w:rPr>
          <w:rStyle w:val="CommentReference"/>
        </w:rPr>
        <w:annotationRef/>
      </w:r>
      <w:r>
        <w:t>katere besede pojavijo v teh kiticah in vplivajo na negativno sentimentalno vrednost?</w:t>
      </w:r>
      <w:r>
        <w:annotationRef/>
      </w:r>
    </w:p>
  </w:comment>
  <w:comment w:id="153" w:author="Jernej Golobič" w:date="2021-04-05T19:11:00Z" w:initials="JG">
    <w:p w14:paraId="5F08A425" w14:textId="77777777" w:rsidR="009003B2" w:rsidRDefault="009003B2" w:rsidP="009003B2">
      <w:pPr>
        <w:pStyle w:val="CommentText"/>
      </w:pPr>
      <w:r>
        <w:rPr>
          <w:rStyle w:val="CommentReference"/>
        </w:rPr>
        <w:annotationRef/>
      </w:r>
      <w:r>
        <w:t>datum, kdaj si dostopal do vira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FC7CD9" w15:done="1"/>
  <w15:commentEx w15:paraId="6D867F02" w15:paraIdParent="4EFC7CD9" w15:done="1"/>
  <w15:commentEx w15:paraId="51190DB1" w15:done="1"/>
  <w15:commentEx w15:paraId="3AE03A4A" w15:done="1"/>
  <w15:commentEx w15:paraId="7269FD8A" w15:done="1"/>
  <w15:commentEx w15:paraId="0551370E" w15:done="1"/>
  <w15:commentEx w15:paraId="7617CA06" w15:paraIdParent="0551370E" w15:done="1"/>
  <w15:commentEx w15:paraId="6E967608" w15:paraIdParent="0551370E" w15:done="1"/>
  <w15:commentEx w15:paraId="657C089D" w15:done="1"/>
  <w15:commentEx w15:paraId="63C4F45C" w15:paraIdParent="657C089D" w15:done="1"/>
  <w15:commentEx w15:paraId="303FFB54" w15:done="0"/>
  <w15:commentEx w15:paraId="25DF313B" w15:done="1"/>
  <w15:commentEx w15:paraId="7584486A" w15:done="1"/>
  <w15:commentEx w15:paraId="00F26716" w15:done="1"/>
  <w15:commentEx w15:paraId="6E695E54" w15:paraIdParent="00F26716" w15:done="1"/>
  <w15:commentEx w15:paraId="304CBF1D" w15:done="1"/>
  <w15:commentEx w15:paraId="0B4C90E2" w15:done="1"/>
  <w15:commentEx w15:paraId="5F08A42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15E3B3" w16cex:dateUtc="2021-04-05T17:29:00Z"/>
  <w16cex:commentExtensible w16cex:durableId="2415F3A8" w16cex:dateUtc="2021-04-05T18:38:00Z"/>
  <w16cex:commentExtensible w16cex:durableId="2415D292" w16cex:dateUtc="2021-04-05T16:16:00Z"/>
  <w16cex:commentExtensible w16cex:durableId="4A50C1B7" w16cex:dateUtc="2021-04-08T11:00:00Z"/>
  <w16cex:commentExtensible w16cex:durableId="2418AABF" w16cex:dateUtc="2021-04-07T20:03:00Z"/>
  <w16cex:commentExtensible w16cex:durableId="2418AAE7" w16cex:dateUtc="2021-04-07T20:04:00Z"/>
  <w16cex:commentExtensible w16cex:durableId="2418B2F2" w16cex:dateUtc="2021-04-07T20:38:00Z"/>
  <w16cex:commentExtensible w16cex:durableId="2419F63A" w16cex:dateUtc="2021-04-08T19:38:00Z"/>
  <w16cex:commentExtensible w16cex:durableId="2418B272" w16cex:dateUtc="2021-04-07T2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FC7CD9" w16cid:durableId="2415E3B3"/>
  <w16cid:commentId w16cid:paraId="6D867F02" w16cid:durableId="2415F3A8"/>
  <w16cid:commentId w16cid:paraId="51190DB1" w16cid:durableId="2415D292"/>
  <w16cid:commentId w16cid:paraId="3AE03A4A" w16cid:durableId="4A50C1B7"/>
  <w16cid:commentId w16cid:paraId="7269FD8A" w16cid:durableId="2418BB4F"/>
  <w16cid:commentId w16cid:paraId="0551370E" w16cid:durableId="2418AABF"/>
  <w16cid:commentId w16cid:paraId="7617CA06" w16cid:durableId="2418AAE7"/>
  <w16cid:commentId w16cid:paraId="6E967608" w16cid:durableId="2418B2F2"/>
  <w16cid:commentId w16cid:paraId="657C089D" w16cid:durableId="2419EB21"/>
  <w16cid:commentId w16cid:paraId="63C4F45C" w16cid:durableId="2419F63A"/>
  <w16cid:commentId w16cid:paraId="303FFB54" w16cid:durableId="241B4C12"/>
  <w16cid:commentId w16cid:paraId="25DF313B" w16cid:durableId="24189FF9"/>
  <w16cid:commentId w16cid:paraId="7584486A" w16cid:durableId="2418B272"/>
  <w16cid:commentId w16cid:paraId="00F26716" w16cid:durableId="2419EB24"/>
  <w16cid:commentId w16cid:paraId="6E695E54" w16cid:durableId="2419EB25"/>
  <w16cid:commentId w16cid:paraId="304CBF1D" w16cid:durableId="24189FFA"/>
  <w16cid:commentId w16cid:paraId="0B4C90E2" w16cid:durableId="24189FFB"/>
  <w16cid:commentId w16cid:paraId="5F08A425" w16cid:durableId="24189F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CE025" w14:textId="77777777" w:rsidR="00CF64AB" w:rsidRDefault="00CF64AB" w:rsidP="00CF64AB">
      <w:pPr>
        <w:spacing w:after="0" w:line="240" w:lineRule="auto"/>
      </w:pPr>
      <w:r>
        <w:separator/>
      </w:r>
    </w:p>
  </w:endnote>
  <w:endnote w:type="continuationSeparator" w:id="0">
    <w:p w14:paraId="7802755C" w14:textId="77777777" w:rsidR="00CF64AB" w:rsidRDefault="00CF64AB" w:rsidP="00CF64AB">
      <w:pPr>
        <w:spacing w:after="0" w:line="240" w:lineRule="auto"/>
      </w:pPr>
      <w:r>
        <w:continuationSeparator/>
      </w:r>
    </w:p>
  </w:endnote>
  <w:endnote w:type="continuationNotice" w:id="1">
    <w:p w14:paraId="4377A8B3" w14:textId="77777777" w:rsidR="003F4752" w:rsidRDefault="003F47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C49AF" w14:textId="577D7210" w:rsidR="00DD13C4" w:rsidRDefault="00DD13C4">
    <w:pPr>
      <w:pStyle w:val="Footer"/>
      <w:jc w:val="center"/>
    </w:pPr>
  </w:p>
  <w:p w14:paraId="50EF3C76" w14:textId="3515495D" w:rsidR="009C3FBC" w:rsidRDefault="009C3FBC" w:rsidP="00D07788">
    <w:pPr>
      <w:pStyle w:val="Footer"/>
      <w:tabs>
        <w:tab w:val="clear" w:pos="4536"/>
        <w:tab w:val="clear" w:pos="9072"/>
        <w:tab w:val="left" w:pos="558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061020"/>
      <w:docPartObj>
        <w:docPartGallery w:val="Page Numbers (Bottom of Page)"/>
        <w:docPartUnique/>
      </w:docPartObj>
    </w:sdtPr>
    <w:sdtEndPr/>
    <w:sdtContent>
      <w:p w14:paraId="5504FE8D" w14:textId="77777777" w:rsidR="00AC21EA" w:rsidRDefault="00AC21EA">
        <w:pPr>
          <w:pStyle w:val="Footer"/>
          <w:jc w:val="center"/>
        </w:pPr>
        <w:r>
          <w:fldChar w:fldCharType="begin"/>
        </w:r>
        <w:r>
          <w:instrText>PAGE   \* MERGEFORMAT</w:instrText>
        </w:r>
        <w:r>
          <w:fldChar w:fldCharType="separate"/>
        </w:r>
        <w:r w:rsidR="0085494D">
          <w:rPr>
            <w:noProof/>
          </w:rPr>
          <w:t>8</w:t>
        </w:r>
        <w:r>
          <w:fldChar w:fldCharType="end"/>
        </w:r>
      </w:p>
    </w:sdtContent>
  </w:sdt>
  <w:p w14:paraId="3BA642A3" w14:textId="77777777" w:rsidR="0065757C" w:rsidRDefault="00657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BD734" w14:textId="77777777" w:rsidR="00CF64AB" w:rsidRDefault="00CF64AB" w:rsidP="00CF64AB">
      <w:pPr>
        <w:spacing w:after="0" w:line="240" w:lineRule="auto"/>
      </w:pPr>
      <w:r>
        <w:separator/>
      </w:r>
    </w:p>
  </w:footnote>
  <w:footnote w:type="continuationSeparator" w:id="0">
    <w:p w14:paraId="2BEB2E31" w14:textId="77777777" w:rsidR="00CF64AB" w:rsidRDefault="00CF64AB" w:rsidP="00CF64AB">
      <w:pPr>
        <w:spacing w:after="0" w:line="240" w:lineRule="auto"/>
      </w:pPr>
      <w:r>
        <w:continuationSeparator/>
      </w:r>
    </w:p>
  </w:footnote>
  <w:footnote w:type="continuationNotice" w:id="1">
    <w:p w14:paraId="5D8125B7" w14:textId="77777777" w:rsidR="003F4752" w:rsidRDefault="003F475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52F886B" w14:paraId="5E70C344" w14:textId="77777777" w:rsidTr="452F886B">
      <w:tc>
        <w:tcPr>
          <w:tcW w:w="3120" w:type="dxa"/>
        </w:tcPr>
        <w:p w14:paraId="0A86EF6C" w14:textId="189AD899" w:rsidR="452F886B" w:rsidRDefault="452F886B" w:rsidP="452F886B">
          <w:pPr>
            <w:pStyle w:val="Header"/>
            <w:ind w:left="-115"/>
          </w:pPr>
        </w:p>
      </w:tc>
      <w:tc>
        <w:tcPr>
          <w:tcW w:w="3120" w:type="dxa"/>
        </w:tcPr>
        <w:p w14:paraId="4CEE2504" w14:textId="52AEE297" w:rsidR="452F886B" w:rsidRDefault="452F886B" w:rsidP="452F886B">
          <w:pPr>
            <w:pStyle w:val="Header"/>
            <w:jc w:val="center"/>
          </w:pPr>
        </w:p>
      </w:tc>
      <w:tc>
        <w:tcPr>
          <w:tcW w:w="3120" w:type="dxa"/>
        </w:tcPr>
        <w:p w14:paraId="46F18CFD" w14:textId="3BAC662F" w:rsidR="452F886B" w:rsidRDefault="452F886B" w:rsidP="452F886B">
          <w:pPr>
            <w:pStyle w:val="Header"/>
            <w:ind w:right="-115"/>
            <w:jc w:val="right"/>
          </w:pPr>
        </w:p>
      </w:tc>
    </w:tr>
  </w:tbl>
  <w:p w14:paraId="2C515D7F" w14:textId="74A05CE0" w:rsidR="0065757C" w:rsidRDefault="006575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52F886B" w14:paraId="71E49A04" w14:textId="77777777" w:rsidTr="452F886B">
      <w:tc>
        <w:tcPr>
          <w:tcW w:w="3120" w:type="dxa"/>
        </w:tcPr>
        <w:p w14:paraId="7983711E" w14:textId="589C83A2" w:rsidR="452F886B" w:rsidRDefault="452F886B" w:rsidP="452F886B">
          <w:pPr>
            <w:pStyle w:val="Header"/>
            <w:ind w:left="-115"/>
          </w:pPr>
        </w:p>
      </w:tc>
      <w:tc>
        <w:tcPr>
          <w:tcW w:w="3120" w:type="dxa"/>
        </w:tcPr>
        <w:p w14:paraId="3690ED2B" w14:textId="44597A13" w:rsidR="452F886B" w:rsidRDefault="452F886B" w:rsidP="452F886B">
          <w:pPr>
            <w:pStyle w:val="Header"/>
            <w:jc w:val="center"/>
          </w:pPr>
        </w:p>
      </w:tc>
      <w:tc>
        <w:tcPr>
          <w:tcW w:w="3120" w:type="dxa"/>
        </w:tcPr>
        <w:p w14:paraId="5D41606C" w14:textId="0E963AF9" w:rsidR="452F886B" w:rsidRDefault="452F886B" w:rsidP="452F886B">
          <w:pPr>
            <w:pStyle w:val="Header"/>
            <w:ind w:right="-115"/>
            <w:jc w:val="right"/>
          </w:pPr>
        </w:p>
      </w:tc>
    </w:tr>
  </w:tbl>
  <w:p w14:paraId="5B6B8E35" w14:textId="6B98CCFE" w:rsidR="0065757C" w:rsidRDefault="006575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52F886B" w14:paraId="7968E3DB" w14:textId="77777777" w:rsidTr="452F886B">
      <w:tc>
        <w:tcPr>
          <w:tcW w:w="3120" w:type="dxa"/>
        </w:tcPr>
        <w:p w14:paraId="0FE1E314" w14:textId="38D4829D" w:rsidR="452F886B" w:rsidRDefault="452F886B" w:rsidP="452F886B">
          <w:pPr>
            <w:pStyle w:val="Header"/>
            <w:ind w:left="-115"/>
          </w:pPr>
        </w:p>
      </w:tc>
      <w:tc>
        <w:tcPr>
          <w:tcW w:w="3120" w:type="dxa"/>
        </w:tcPr>
        <w:p w14:paraId="64F93A38" w14:textId="7327B940" w:rsidR="452F886B" w:rsidRDefault="452F886B" w:rsidP="452F886B">
          <w:pPr>
            <w:pStyle w:val="Header"/>
            <w:jc w:val="center"/>
          </w:pPr>
        </w:p>
      </w:tc>
      <w:tc>
        <w:tcPr>
          <w:tcW w:w="3120" w:type="dxa"/>
        </w:tcPr>
        <w:p w14:paraId="7F2ADBB4" w14:textId="4259CCD6" w:rsidR="452F886B" w:rsidRDefault="452F886B" w:rsidP="452F886B">
          <w:pPr>
            <w:pStyle w:val="Header"/>
            <w:ind w:right="-115"/>
            <w:jc w:val="right"/>
          </w:pPr>
        </w:p>
      </w:tc>
    </w:tr>
  </w:tbl>
  <w:p w14:paraId="15A793E6" w14:textId="1C32C55A" w:rsidR="452F886B" w:rsidRDefault="452F886B" w:rsidP="452F88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52F886B" w14:paraId="268CE59D" w14:textId="77777777" w:rsidTr="452F886B">
      <w:tc>
        <w:tcPr>
          <w:tcW w:w="3120" w:type="dxa"/>
        </w:tcPr>
        <w:p w14:paraId="444C3A2D" w14:textId="0CB99BDD" w:rsidR="452F886B" w:rsidRDefault="452F886B" w:rsidP="452F886B">
          <w:pPr>
            <w:pStyle w:val="Header"/>
            <w:ind w:left="-115"/>
          </w:pPr>
        </w:p>
      </w:tc>
      <w:tc>
        <w:tcPr>
          <w:tcW w:w="3120" w:type="dxa"/>
        </w:tcPr>
        <w:p w14:paraId="0DAA405F" w14:textId="4D7FE3DE" w:rsidR="452F886B" w:rsidRDefault="452F886B" w:rsidP="452F886B">
          <w:pPr>
            <w:pStyle w:val="Header"/>
            <w:jc w:val="center"/>
          </w:pPr>
        </w:p>
      </w:tc>
      <w:tc>
        <w:tcPr>
          <w:tcW w:w="3120" w:type="dxa"/>
        </w:tcPr>
        <w:p w14:paraId="169719B4" w14:textId="0373A030" w:rsidR="452F886B" w:rsidRDefault="452F886B" w:rsidP="452F886B">
          <w:pPr>
            <w:pStyle w:val="Header"/>
            <w:ind w:right="-115"/>
            <w:jc w:val="right"/>
          </w:pPr>
        </w:p>
      </w:tc>
    </w:tr>
  </w:tbl>
  <w:p w14:paraId="5CD7725B" w14:textId="51511AFF" w:rsidR="0065757C" w:rsidRDefault="006575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754CA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E93F1B"/>
    <w:multiLevelType w:val="hybridMultilevel"/>
    <w:tmpl w:val="7ED653B0"/>
    <w:lvl w:ilvl="0" w:tplc="DBAAAD2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2D69"/>
    <w:multiLevelType w:val="hybridMultilevel"/>
    <w:tmpl w:val="306CEB28"/>
    <w:lvl w:ilvl="0" w:tplc="D820D18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365C2"/>
    <w:multiLevelType w:val="hybridMultilevel"/>
    <w:tmpl w:val="72802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75381"/>
    <w:multiLevelType w:val="hybridMultilevel"/>
    <w:tmpl w:val="927AF134"/>
    <w:lvl w:ilvl="0" w:tplc="D820D18A">
      <w:start w:val="1"/>
      <w:numFmt w:val="decimal"/>
      <w:lvlText w:val="[%1]"/>
      <w:lvlJc w:val="left"/>
      <w:pPr>
        <w:ind w:left="720" w:hanging="360"/>
      </w:pPr>
      <w:rPr>
        <w:rFonts w:hint="default"/>
        <w:color w:val="auto"/>
      </w:rPr>
    </w:lvl>
    <w:lvl w:ilvl="1" w:tplc="D820D18A">
      <w:start w:val="1"/>
      <w:numFmt w:val="decimal"/>
      <w:lvlText w:val="[%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1252A"/>
    <w:multiLevelType w:val="hybridMultilevel"/>
    <w:tmpl w:val="DCA2E444"/>
    <w:lvl w:ilvl="0" w:tplc="DBAAAD2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64AD5"/>
    <w:multiLevelType w:val="hybridMultilevel"/>
    <w:tmpl w:val="12548134"/>
    <w:lvl w:ilvl="0" w:tplc="39363560">
      <w:start w:val="1"/>
      <w:numFmt w:val="bullet"/>
      <w:lvlText w:val=""/>
      <w:lvlJc w:val="left"/>
      <w:pPr>
        <w:ind w:left="720" w:hanging="360"/>
      </w:pPr>
      <w:rPr>
        <w:rFonts w:ascii="Symbol" w:hAnsi="Symbol" w:hint="default"/>
      </w:rPr>
    </w:lvl>
    <w:lvl w:ilvl="1" w:tplc="1D40A2BE">
      <w:start w:val="1"/>
      <w:numFmt w:val="bullet"/>
      <w:lvlText w:val="o"/>
      <w:lvlJc w:val="left"/>
      <w:pPr>
        <w:ind w:left="1440" w:hanging="360"/>
      </w:pPr>
      <w:rPr>
        <w:rFonts w:ascii="Courier New" w:hAnsi="Courier New" w:hint="default"/>
      </w:rPr>
    </w:lvl>
    <w:lvl w:ilvl="2" w:tplc="E6FE5840">
      <w:start w:val="1"/>
      <w:numFmt w:val="bullet"/>
      <w:lvlText w:val=""/>
      <w:lvlJc w:val="left"/>
      <w:pPr>
        <w:ind w:left="2160" w:hanging="360"/>
      </w:pPr>
      <w:rPr>
        <w:rFonts w:ascii="Wingdings" w:hAnsi="Wingdings" w:hint="default"/>
      </w:rPr>
    </w:lvl>
    <w:lvl w:ilvl="3" w:tplc="E6E81308">
      <w:start w:val="1"/>
      <w:numFmt w:val="bullet"/>
      <w:lvlText w:val=""/>
      <w:lvlJc w:val="left"/>
      <w:pPr>
        <w:ind w:left="2880" w:hanging="360"/>
      </w:pPr>
      <w:rPr>
        <w:rFonts w:ascii="Symbol" w:hAnsi="Symbol" w:hint="default"/>
      </w:rPr>
    </w:lvl>
    <w:lvl w:ilvl="4" w:tplc="7D92DE08">
      <w:start w:val="1"/>
      <w:numFmt w:val="bullet"/>
      <w:lvlText w:val="o"/>
      <w:lvlJc w:val="left"/>
      <w:pPr>
        <w:ind w:left="3600" w:hanging="360"/>
      </w:pPr>
      <w:rPr>
        <w:rFonts w:ascii="Courier New" w:hAnsi="Courier New" w:hint="default"/>
      </w:rPr>
    </w:lvl>
    <w:lvl w:ilvl="5" w:tplc="81C6F076">
      <w:start w:val="1"/>
      <w:numFmt w:val="bullet"/>
      <w:lvlText w:val=""/>
      <w:lvlJc w:val="left"/>
      <w:pPr>
        <w:ind w:left="4320" w:hanging="360"/>
      </w:pPr>
      <w:rPr>
        <w:rFonts w:ascii="Wingdings" w:hAnsi="Wingdings" w:hint="default"/>
      </w:rPr>
    </w:lvl>
    <w:lvl w:ilvl="6" w:tplc="7ED41634">
      <w:start w:val="1"/>
      <w:numFmt w:val="bullet"/>
      <w:lvlText w:val=""/>
      <w:lvlJc w:val="left"/>
      <w:pPr>
        <w:ind w:left="5040" w:hanging="360"/>
      </w:pPr>
      <w:rPr>
        <w:rFonts w:ascii="Symbol" w:hAnsi="Symbol" w:hint="default"/>
      </w:rPr>
    </w:lvl>
    <w:lvl w:ilvl="7" w:tplc="18DE434E">
      <w:start w:val="1"/>
      <w:numFmt w:val="bullet"/>
      <w:lvlText w:val="o"/>
      <w:lvlJc w:val="left"/>
      <w:pPr>
        <w:ind w:left="5760" w:hanging="360"/>
      </w:pPr>
      <w:rPr>
        <w:rFonts w:ascii="Courier New" w:hAnsi="Courier New" w:hint="default"/>
      </w:rPr>
    </w:lvl>
    <w:lvl w:ilvl="8" w:tplc="59BC1E5C">
      <w:start w:val="1"/>
      <w:numFmt w:val="bullet"/>
      <w:lvlText w:val=""/>
      <w:lvlJc w:val="left"/>
      <w:pPr>
        <w:ind w:left="6480" w:hanging="360"/>
      </w:pPr>
      <w:rPr>
        <w:rFonts w:ascii="Wingdings" w:hAnsi="Wingdings" w:hint="default"/>
      </w:rPr>
    </w:lvl>
  </w:abstractNum>
  <w:abstractNum w:abstractNumId="7" w15:restartNumberingAfterBreak="0">
    <w:nsid w:val="184B316B"/>
    <w:multiLevelType w:val="hybridMultilevel"/>
    <w:tmpl w:val="0C7E9F26"/>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15:restartNumberingAfterBreak="0">
    <w:nsid w:val="1EC4738E"/>
    <w:multiLevelType w:val="hybridMultilevel"/>
    <w:tmpl w:val="C5D058C2"/>
    <w:lvl w:ilvl="0" w:tplc="0424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33E76"/>
    <w:multiLevelType w:val="hybridMultilevel"/>
    <w:tmpl w:val="EECC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7F3C82"/>
    <w:multiLevelType w:val="hybridMultilevel"/>
    <w:tmpl w:val="908E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83EBB"/>
    <w:multiLevelType w:val="hybridMultilevel"/>
    <w:tmpl w:val="5A4EE89E"/>
    <w:lvl w:ilvl="0" w:tplc="DBAAAD2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264F2"/>
    <w:multiLevelType w:val="hybridMultilevel"/>
    <w:tmpl w:val="D35AB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D535C"/>
    <w:multiLevelType w:val="hybridMultilevel"/>
    <w:tmpl w:val="6C08ECB0"/>
    <w:lvl w:ilvl="0" w:tplc="90CA13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6D1DC5"/>
    <w:multiLevelType w:val="hybridMultilevel"/>
    <w:tmpl w:val="72BC3004"/>
    <w:lvl w:ilvl="0" w:tplc="90CA1388">
      <w:start w:val="1"/>
      <w:numFmt w:val="bullet"/>
      <w:lvlText w:val="­"/>
      <w:lvlJc w:val="left"/>
      <w:pPr>
        <w:ind w:left="720" w:hanging="360"/>
      </w:pPr>
      <w:rPr>
        <w:rFonts w:ascii="Courier New" w:hAnsi="Courier New"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302954B1"/>
    <w:multiLevelType w:val="hybridMultilevel"/>
    <w:tmpl w:val="D29E7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081E22"/>
    <w:multiLevelType w:val="hybridMultilevel"/>
    <w:tmpl w:val="0CA0D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2658C"/>
    <w:multiLevelType w:val="hybridMultilevel"/>
    <w:tmpl w:val="6454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2B5046"/>
    <w:multiLevelType w:val="hybridMultilevel"/>
    <w:tmpl w:val="C91A9520"/>
    <w:lvl w:ilvl="0" w:tplc="D820D18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EA6279"/>
    <w:multiLevelType w:val="hybridMultilevel"/>
    <w:tmpl w:val="235CD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FF3743"/>
    <w:multiLevelType w:val="hybridMultilevel"/>
    <w:tmpl w:val="73EA5C76"/>
    <w:lvl w:ilvl="0" w:tplc="DBAAAD20">
      <w:start w:val="7"/>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EC85926"/>
    <w:multiLevelType w:val="hybridMultilevel"/>
    <w:tmpl w:val="B5CCC384"/>
    <w:lvl w:ilvl="0" w:tplc="90CA13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500E58"/>
    <w:multiLevelType w:val="hybridMultilevel"/>
    <w:tmpl w:val="D29E7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311925"/>
    <w:multiLevelType w:val="hybridMultilevel"/>
    <w:tmpl w:val="A524F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D70EA0"/>
    <w:multiLevelType w:val="multilevel"/>
    <w:tmpl w:val="487401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87" w:hanging="720"/>
      </w:pPr>
      <w:rPr>
        <w:rFonts w:hint="default"/>
        <w:color w:val="000000" w:themeColor="text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BCB6398"/>
    <w:multiLevelType w:val="multilevel"/>
    <w:tmpl w:val="193A26FE"/>
    <w:lvl w:ilvl="0">
      <w:start w:val="1"/>
      <w:numFmt w:val="decimal"/>
      <w:lvlText w:val="%1."/>
      <w:lvlJc w:val="left"/>
      <w:pPr>
        <w:tabs>
          <w:tab w:val="num" w:pos="785"/>
        </w:tabs>
        <w:ind w:left="785" w:hanging="360"/>
      </w:pPr>
      <w:rPr>
        <w:rFonts w:hint="default"/>
        <w:color w:val="auto"/>
        <w:sz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9377170">
    <w:abstractNumId w:val="12"/>
  </w:num>
  <w:num w:numId="2" w16cid:durableId="1146357797">
    <w:abstractNumId w:val="16"/>
  </w:num>
  <w:num w:numId="3" w16cid:durableId="1096906916">
    <w:abstractNumId w:val="11"/>
  </w:num>
  <w:num w:numId="4" w16cid:durableId="792138693">
    <w:abstractNumId w:val="5"/>
  </w:num>
  <w:num w:numId="5" w16cid:durableId="1722821352">
    <w:abstractNumId w:val="20"/>
  </w:num>
  <w:num w:numId="6" w16cid:durableId="982924667">
    <w:abstractNumId w:val="1"/>
  </w:num>
  <w:num w:numId="7" w16cid:durableId="380517679">
    <w:abstractNumId w:val="17"/>
  </w:num>
  <w:num w:numId="8" w16cid:durableId="1385565742">
    <w:abstractNumId w:val="10"/>
  </w:num>
  <w:num w:numId="9" w16cid:durableId="1286540114">
    <w:abstractNumId w:val="2"/>
  </w:num>
  <w:num w:numId="10" w16cid:durableId="1913345135">
    <w:abstractNumId w:val="0"/>
  </w:num>
  <w:num w:numId="11" w16cid:durableId="537007098">
    <w:abstractNumId w:val="21"/>
  </w:num>
  <w:num w:numId="12" w16cid:durableId="2018921229">
    <w:abstractNumId w:val="6"/>
  </w:num>
  <w:num w:numId="13" w16cid:durableId="1904481636">
    <w:abstractNumId w:val="23"/>
  </w:num>
  <w:num w:numId="14" w16cid:durableId="736561418">
    <w:abstractNumId w:val="9"/>
  </w:num>
  <w:num w:numId="15" w16cid:durableId="2100710511">
    <w:abstractNumId w:val="25"/>
  </w:num>
  <w:num w:numId="16" w16cid:durableId="852888157">
    <w:abstractNumId w:val="3"/>
  </w:num>
  <w:num w:numId="17" w16cid:durableId="1239054927">
    <w:abstractNumId w:val="24"/>
  </w:num>
  <w:num w:numId="18" w16cid:durableId="2016223789">
    <w:abstractNumId w:val="24"/>
  </w:num>
  <w:num w:numId="19" w16cid:durableId="474680826">
    <w:abstractNumId w:val="8"/>
  </w:num>
  <w:num w:numId="20" w16cid:durableId="1280186287">
    <w:abstractNumId w:val="19"/>
  </w:num>
  <w:num w:numId="21" w16cid:durableId="462122165">
    <w:abstractNumId w:val="18"/>
  </w:num>
  <w:num w:numId="22" w16cid:durableId="1349017792">
    <w:abstractNumId w:val="4"/>
  </w:num>
  <w:num w:numId="23" w16cid:durableId="1746993263">
    <w:abstractNumId w:val="22"/>
  </w:num>
  <w:num w:numId="24" w16cid:durableId="1146510967">
    <w:abstractNumId w:val="7"/>
  </w:num>
  <w:num w:numId="25" w16cid:durableId="1853252652">
    <w:abstractNumId w:val="15"/>
  </w:num>
  <w:num w:numId="26" w16cid:durableId="518273828">
    <w:abstractNumId w:val="14"/>
  </w:num>
  <w:num w:numId="27" w16cid:durableId="9762539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nej Golobič">
    <w15:presenceInfo w15:providerId="AD" w15:userId="S::jernej.golobic@vegova.si::97747662-b0b4-492c-8f7a-5180bdf7af6c"/>
  </w15:person>
  <w15:person w15:author="Simon Lipovšek (E2A)">
    <w15:presenceInfo w15:providerId="AD" w15:userId="S::simon.lipovsek@students.vegova.si::a9ddeb28-a5fb-45a2-a251-f5b01901b6bd"/>
  </w15:person>
  <w15:person w15:author="Simon">
    <w15:presenceInfo w15:providerId="None" w15:userId="Sim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0E2"/>
    <w:rsid w:val="00001B45"/>
    <w:rsid w:val="00002009"/>
    <w:rsid w:val="000021FD"/>
    <w:rsid w:val="0000311B"/>
    <w:rsid w:val="00004094"/>
    <w:rsid w:val="000054C1"/>
    <w:rsid w:val="000058E6"/>
    <w:rsid w:val="00007204"/>
    <w:rsid w:val="00007480"/>
    <w:rsid w:val="000109FE"/>
    <w:rsid w:val="00010A98"/>
    <w:rsid w:val="0001273B"/>
    <w:rsid w:val="000129D7"/>
    <w:rsid w:val="00015DC4"/>
    <w:rsid w:val="00015EC9"/>
    <w:rsid w:val="000169B3"/>
    <w:rsid w:val="0001720E"/>
    <w:rsid w:val="000172B5"/>
    <w:rsid w:val="0002127D"/>
    <w:rsid w:val="000221F3"/>
    <w:rsid w:val="00023795"/>
    <w:rsid w:val="00024C8D"/>
    <w:rsid w:val="00025494"/>
    <w:rsid w:val="000256DF"/>
    <w:rsid w:val="00026D39"/>
    <w:rsid w:val="00034549"/>
    <w:rsid w:val="00036875"/>
    <w:rsid w:val="00037800"/>
    <w:rsid w:val="00042354"/>
    <w:rsid w:val="0004265F"/>
    <w:rsid w:val="00042EDB"/>
    <w:rsid w:val="00042F45"/>
    <w:rsid w:val="00044BE6"/>
    <w:rsid w:val="00046DB1"/>
    <w:rsid w:val="000502A3"/>
    <w:rsid w:val="00052BDD"/>
    <w:rsid w:val="00054926"/>
    <w:rsid w:val="0005570F"/>
    <w:rsid w:val="00056426"/>
    <w:rsid w:val="00060C3D"/>
    <w:rsid w:val="000651E6"/>
    <w:rsid w:val="000675CB"/>
    <w:rsid w:val="0007031F"/>
    <w:rsid w:val="00072349"/>
    <w:rsid w:val="00072E64"/>
    <w:rsid w:val="000733B4"/>
    <w:rsid w:val="000738E1"/>
    <w:rsid w:val="00074466"/>
    <w:rsid w:val="00075886"/>
    <w:rsid w:val="00075985"/>
    <w:rsid w:val="000776BF"/>
    <w:rsid w:val="000823E3"/>
    <w:rsid w:val="0008361F"/>
    <w:rsid w:val="0008393E"/>
    <w:rsid w:val="0008786E"/>
    <w:rsid w:val="000902A2"/>
    <w:rsid w:val="00091F13"/>
    <w:rsid w:val="0009252C"/>
    <w:rsid w:val="00095596"/>
    <w:rsid w:val="00097ED5"/>
    <w:rsid w:val="000A034F"/>
    <w:rsid w:val="000A499E"/>
    <w:rsid w:val="000B14F5"/>
    <w:rsid w:val="000B18CF"/>
    <w:rsid w:val="000B24D5"/>
    <w:rsid w:val="000B2907"/>
    <w:rsid w:val="000B2FE4"/>
    <w:rsid w:val="000B3A95"/>
    <w:rsid w:val="000B46F6"/>
    <w:rsid w:val="000B54AE"/>
    <w:rsid w:val="000B61A4"/>
    <w:rsid w:val="000B67F8"/>
    <w:rsid w:val="000B7323"/>
    <w:rsid w:val="000C0853"/>
    <w:rsid w:val="000C0AC3"/>
    <w:rsid w:val="000C12B0"/>
    <w:rsid w:val="000C1AEE"/>
    <w:rsid w:val="000C1B54"/>
    <w:rsid w:val="000C2A66"/>
    <w:rsid w:val="000C33DC"/>
    <w:rsid w:val="000C38D7"/>
    <w:rsid w:val="000C5411"/>
    <w:rsid w:val="000C6169"/>
    <w:rsid w:val="000C6FD8"/>
    <w:rsid w:val="000D036A"/>
    <w:rsid w:val="000D1448"/>
    <w:rsid w:val="000D187E"/>
    <w:rsid w:val="000D5516"/>
    <w:rsid w:val="000D7C66"/>
    <w:rsid w:val="000E0FB5"/>
    <w:rsid w:val="000E112C"/>
    <w:rsid w:val="000E1DAC"/>
    <w:rsid w:val="000E2385"/>
    <w:rsid w:val="000E2B61"/>
    <w:rsid w:val="000E3D2C"/>
    <w:rsid w:val="000E5D34"/>
    <w:rsid w:val="000E6D44"/>
    <w:rsid w:val="000F0609"/>
    <w:rsid w:val="000F0664"/>
    <w:rsid w:val="000F0C87"/>
    <w:rsid w:val="000F2CD5"/>
    <w:rsid w:val="000F3162"/>
    <w:rsid w:val="000F4D09"/>
    <w:rsid w:val="00100C74"/>
    <w:rsid w:val="0010122D"/>
    <w:rsid w:val="00101A57"/>
    <w:rsid w:val="00103923"/>
    <w:rsid w:val="00104751"/>
    <w:rsid w:val="00106E80"/>
    <w:rsid w:val="00112151"/>
    <w:rsid w:val="001141A9"/>
    <w:rsid w:val="00114539"/>
    <w:rsid w:val="0011466B"/>
    <w:rsid w:val="00115EA2"/>
    <w:rsid w:val="00121545"/>
    <w:rsid w:val="00122ECF"/>
    <w:rsid w:val="001234B9"/>
    <w:rsid w:val="00124275"/>
    <w:rsid w:val="00124BBB"/>
    <w:rsid w:val="001250AD"/>
    <w:rsid w:val="00125346"/>
    <w:rsid w:val="001263D3"/>
    <w:rsid w:val="00130FBA"/>
    <w:rsid w:val="001325CF"/>
    <w:rsid w:val="00134540"/>
    <w:rsid w:val="00134B4E"/>
    <w:rsid w:val="00134BE5"/>
    <w:rsid w:val="00135DD1"/>
    <w:rsid w:val="00136F45"/>
    <w:rsid w:val="001373F5"/>
    <w:rsid w:val="00137A58"/>
    <w:rsid w:val="00142621"/>
    <w:rsid w:val="001426DE"/>
    <w:rsid w:val="0014306B"/>
    <w:rsid w:val="00144C64"/>
    <w:rsid w:val="0014590A"/>
    <w:rsid w:val="00145DC0"/>
    <w:rsid w:val="00146446"/>
    <w:rsid w:val="00146FF0"/>
    <w:rsid w:val="00150DD0"/>
    <w:rsid w:val="00151178"/>
    <w:rsid w:val="00152D90"/>
    <w:rsid w:val="00153329"/>
    <w:rsid w:val="00155072"/>
    <w:rsid w:val="00155450"/>
    <w:rsid w:val="0015797B"/>
    <w:rsid w:val="00157F4D"/>
    <w:rsid w:val="001605E1"/>
    <w:rsid w:val="0016113B"/>
    <w:rsid w:val="001623B7"/>
    <w:rsid w:val="001630AC"/>
    <w:rsid w:val="00165594"/>
    <w:rsid w:val="0016784B"/>
    <w:rsid w:val="00170F5C"/>
    <w:rsid w:val="0017245A"/>
    <w:rsid w:val="00175D96"/>
    <w:rsid w:val="00180F1B"/>
    <w:rsid w:val="001812D5"/>
    <w:rsid w:val="0018132B"/>
    <w:rsid w:val="00182030"/>
    <w:rsid w:val="0018254E"/>
    <w:rsid w:val="00183215"/>
    <w:rsid w:val="001837D3"/>
    <w:rsid w:val="00184923"/>
    <w:rsid w:val="00184958"/>
    <w:rsid w:val="00185F4D"/>
    <w:rsid w:val="00187175"/>
    <w:rsid w:val="00187786"/>
    <w:rsid w:val="00190C18"/>
    <w:rsid w:val="001929A8"/>
    <w:rsid w:val="001931C0"/>
    <w:rsid w:val="00197B47"/>
    <w:rsid w:val="001A57A9"/>
    <w:rsid w:val="001A5DB1"/>
    <w:rsid w:val="001A5E6E"/>
    <w:rsid w:val="001B01E3"/>
    <w:rsid w:val="001B1266"/>
    <w:rsid w:val="001B176E"/>
    <w:rsid w:val="001B20EE"/>
    <w:rsid w:val="001B47B4"/>
    <w:rsid w:val="001B5D49"/>
    <w:rsid w:val="001B7B54"/>
    <w:rsid w:val="001B7DE1"/>
    <w:rsid w:val="001C06D8"/>
    <w:rsid w:val="001C30AB"/>
    <w:rsid w:val="001C3B06"/>
    <w:rsid w:val="001C5F9E"/>
    <w:rsid w:val="001C6B84"/>
    <w:rsid w:val="001D1333"/>
    <w:rsid w:val="001D163D"/>
    <w:rsid w:val="001D280D"/>
    <w:rsid w:val="001D4249"/>
    <w:rsid w:val="001D55B3"/>
    <w:rsid w:val="001D57DD"/>
    <w:rsid w:val="001E07F9"/>
    <w:rsid w:val="001E1A74"/>
    <w:rsid w:val="001E2BFD"/>
    <w:rsid w:val="001E325F"/>
    <w:rsid w:val="001E49C5"/>
    <w:rsid w:val="001E53C7"/>
    <w:rsid w:val="001E6BF3"/>
    <w:rsid w:val="001F0178"/>
    <w:rsid w:val="001F26BF"/>
    <w:rsid w:val="001F3497"/>
    <w:rsid w:val="001F5282"/>
    <w:rsid w:val="001F6F60"/>
    <w:rsid w:val="0020235E"/>
    <w:rsid w:val="002074C2"/>
    <w:rsid w:val="00207B0C"/>
    <w:rsid w:val="00207DE5"/>
    <w:rsid w:val="0021121B"/>
    <w:rsid w:val="00211A58"/>
    <w:rsid w:val="002129EB"/>
    <w:rsid w:val="00214600"/>
    <w:rsid w:val="00216A59"/>
    <w:rsid w:val="00220305"/>
    <w:rsid w:val="00230542"/>
    <w:rsid w:val="00233182"/>
    <w:rsid w:val="0023353A"/>
    <w:rsid w:val="00233E16"/>
    <w:rsid w:val="00235A28"/>
    <w:rsid w:val="00236E42"/>
    <w:rsid w:val="00237737"/>
    <w:rsid w:val="0024031B"/>
    <w:rsid w:val="00240535"/>
    <w:rsid w:val="002417DB"/>
    <w:rsid w:val="00242087"/>
    <w:rsid w:val="00242ADC"/>
    <w:rsid w:val="00242B0A"/>
    <w:rsid w:val="002435FB"/>
    <w:rsid w:val="002447C5"/>
    <w:rsid w:val="002473EC"/>
    <w:rsid w:val="00247A98"/>
    <w:rsid w:val="00250986"/>
    <w:rsid w:val="00250A58"/>
    <w:rsid w:val="00252E89"/>
    <w:rsid w:val="00254502"/>
    <w:rsid w:val="00254BBA"/>
    <w:rsid w:val="0025689B"/>
    <w:rsid w:val="00256D61"/>
    <w:rsid w:val="002572D1"/>
    <w:rsid w:val="002618F6"/>
    <w:rsid w:val="00262250"/>
    <w:rsid w:val="00263821"/>
    <w:rsid w:val="00263C7E"/>
    <w:rsid w:val="00265005"/>
    <w:rsid w:val="00265070"/>
    <w:rsid w:val="00265A9C"/>
    <w:rsid w:val="002665E7"/>
    <w:rsid w:val="00266670"/>
    <w:rsid w:val="002706D2"/>
    <w:rsid w:val="00271074"/>
    <w:rsid w:val="00277413"/>
    <w:rsid w:val="00280E4B"/>
    <w:rsid w:val="00281B6A"/>
    <w:rsid w:val="0028235A"/>
    <w:rsid w:val="00284AD8"/>
    <w:rsid w:val="00285011"/>
    <w:rsid w:val="0028502C"/>
    <w:rsid w:val="00290BCD"/>
    <w:rsid w:val="00290FDC"/>
    <w:rsid w:val="002923CF"/>
    <w:rsid w:val="00293B77"/>
    <w:rsid w:val="00294022"/>
    <w:rsid w:val="002952F5"/>
    <w:rsid w:val="00297681"/>
    <w:rsid w:val="002A0AF6"/>
    <w:rsid w:val="002A0D02"/>
    <w:rsid w:val="002A1DC0"/>
    <w:rsid w:val="002A1EEA"/>
    <w:rsid w:val="002A2DCD"/>
    <w:rsid w:val="002A3BA9"/>
    <w:rsid w:val="002A4130"/>
    <w:rsid w:val="002A4D3B"/>
    <w:rsid w:val="002A5448"/>
    <w:rsid w:val="002A7C41"/>
    <w:rsid w:val="002B01DA"/>
    <w:rsid w:val="002B16B2"/>
    <w:rsid w:val="002B3890"/>
    <w:rsid w:val="002B5A96"/>
    <w:rsid w:val="002B64E7"/>
    <w:rsid w:val="002B785E"/>
    <w:rsid w:val="002C058B"/>
    <w:rsid w:val="002C110D"/>
    <w:rsid w:val="002C1DAA"/>
    <w:rsid w:val="002C4973"/>
    <w:rsid w:val="002C73E1"/>
    <w:rsid w:val="002C7C88"/>
    <w:rsid w:val="002D0CA6"/>
    <w:rsid w:val="002D34EC"/>
    <w:rsid w:val="002D3B4B"/>
    <w:rsid w:val="002D51EF"/>
    <w:rsid w:val="002D51F7"/>
    <w:rsid w:val="002D5871"/>
    <w:rsid w:val="002D587B"/>
    <w:rsid w:val="002D5F80"/>
    <w:rsid w:val="002D7192"/>
    <w:rsid w:val="002D75FA"/>
    <w:rsid w:val="002E0519"/>
    <w:rsid w:val="002E1A64"/>
    <w:rsid w:val="002E1D4A"/>
    <w:rsid w:val="002E1F0E"/>
    <w:rsid w:val="002E4782"/>
    <w:rsid w:val="002E49E1"/>
    <w:rsid w:val="002E4C39"/>
    <w:rsid w:val="002E595B"/>
    <w:rsid w:val="002E6E97"/>
    <w:rsid w:val="002E7E20"/>
    <w:rsid w:val="002F0D5D"/>
    <w:rsid w:val="002F1BF2"/>
    <w:rsid w:val="002F20FB"/>
    <w:rsid w:val="002F260F"/>
    <w:rsid w:val="002F3340"/>
    <w:rsid w:val="002F4FD0"/>
    <w:rsid w:val="002F695E"/>
    <w:rsid w:val="002F6E7B"/>
    <w:rsid w:val="002F7624"/>
    <w:rsid w:val="00302301"/>
    <w:rsid w:val="00302BAD"/>
    <w:rsid w:val="00304E1D"/>
    <w:rsid w:val="0030557E"/>
    <w:rsid w:val="003073A0"/>
    <w:rsid w:val="003073BF"/>
    <w:rsid w:val="0031028D"/>
    <w:rsid w:val="00310A52"/>
    <w:rsid w:val="00311863"/>
    <w:rsid w:val="003138BD"/>
    <w:rsid w:val="003144B0"/>
    <w:rsid w:val="003155CD"/>
    <w:rsid w:val="00315C49"/>
    <w:rsid w:val="00316C25"/>
    <w:rsid w:val="00321079"/>
    <w:rsid w:val="00321DA6"/>
    <w:rsid w:val="00322960"/>
    <w:rsid w:val="00324E19"/>
    <w:rsid w:val="003251ED"/>
    <w:rsid w:val="0032587C"/>
    <w:rsid w:val="00325A31"/>
    <w:rsid w:val="0033098E"/>
    <w:rsid w:val="00330FE1"/>
    <w:rsid w:val="00331E15"/>
    <w:rsid w:val="00332A77"/>
    <w:rsid w:val="00333C4E"/>
    <w:rsid w:val="00333DFB"/>
    <w:rsid w:val="00334D61"/>
    <w:rsid w:val="00335AD6"/>
    <w:rsid w:val="003360F4"/>
    <w:rsid w:val="0034098D"/>
    <w:rsid w:val="00344E12"/>
    <w:rsid w:val="00345F1D"/>
    <w:rsid w:val="00347B73"/>
    <w:rsid w:val="003503C9"/>
    <w:rsid w:val="003503FA"/>
    <w:rsid w:val="00351012"/>
    <w:rsid w:val="003511DC"/>
    <w:rsid w:val="00351580"/>
    <w:rsid w:val="0035237D"/>
    <w:rsid w:val="00353C99"/>
    <w:rsid w:val="003553DD"/>
    <w:rsid w:val="0035591D"/>
    <w:rsid w:val="00355BC5"/>
    <w:rsid w:val="003567C8"/>
    <w:rsid w:val="003567F8"/>
    <w:rsid w:val="00357C08"/>
    <w:rsid w:val="00357F80"/>
    <w:rsid w:val="00362200"/>
    <w:rsid w:val="00362CDB"/>
    <w:rsid w:val="00362E3F"/>
    <w:rsid w:val="0036470B"/>
    <w:rsid w:val="00366B1B"/>
    <w:rsid w:val="00366B9C"/>
    <w:rsid w:val="00370BB6"/>
    <w:rsid w:val="003712EB"/>
    <w:rsid w:val="00371AFA"/>
    <w:rsid w:val="00372A8F"/>
    <w:rsid w:val="003742B6"/>
    <w:rsid w:val="003745E7"/>
    <w:rsid w:val="00375F36"/>
    <w:rsid w:val="00376F87"/>
    <w:rsid w:val="00381B0D"/>
    <w:rsid w:val="003828B9"/>
    <w:rsid w:val="00383AB6"/>
    <w:rsid w:val="00383ABA"/>
    <w:rsid w:val="00384337"/>
    <w:rsid w:val="00387FC0"/>
    <w:rsid w:val="00390C59"/>
    <w:rsid w:val="003931C7"/>
    <w:rsid w:val="00393419"/>
    <w:rsid w:val="00394FDD"/>
    <w:rsid w:val="0039528F"/>
    <w:rsid w:val="0039699C"/>
    <w:rsid w:val="003A0F38"/>
    <w:rsid w:val="003A17B3"/>
    <w:rsid w:val="003A1EDD"/>
    <w:rsid w:val="003A1EE5"/>
    <w:rsid w:val="003A2188"/>
    <w:rsid w:val="003A292A"/>
    <w:rsid w:val="003A2EFC"/>
    <w:rsid w:val="003A31B1"/>
    <w:rsid w:val="003A3F3B"/>
    <w:rsid w:val="003A4111"/>
    <w:rsid w:val="003A5672"/>
    <w:rsid w:val="003A5C50"/>
    <w:rsid w:val="003A6C9F"/>
    <w:rsid w:val="003B00A9"/>
    <w:rsid w:val="003B6641"/>
    <w:rsid w:val="003C0416"/>
    <w:rsid w:val="003C047A"/>
    <w:rsid w:val="003C0683"/>
    <w:rsid w:val="003C1D7F"/>
    <w:rsid w:val="003C2712"/>
    <w:rsid w:val="003C3446"/>
    <w:rsid w:val="003C6D0C"/>
    <w:rsid w:val="003C6EBD"/>
    <w:rsid w:val="003D0852"/>
    <w:rsid w:val="003D1ABE"/>
    <w:rsid w:val="003D2871"/>
    <w:rsid w:val="003D3F7C"/>
    <w:rsid w:val="003D4E3C"/>
    <w:rsid w:val="003D6C4B"/>
    <w:rsid w:val="003E0A1D"/>
    <w:rsid w:val="003E2EE2"/>
    <w:rsid w:val="003E4B11"/>
    <w:rsid w:val="003E5CC9"/>
    <w:rsid w:val="003E687B"/>
    <w:rsid w:val="003E71FE"/>
    <w:rsid w:val="003E7474"/>
    <w:rsid w:val="003F039F"/>
    <w:rsid w:val="003F209F"/>
    <w:rsid w:val="003F22F3"/>
    <w:rsid w:val="003F2FA7"/>
    <w:rsid w:val="003F3453"/>
    <w:rsid w:val="003F3D43"/>
    <w:rsid w:val="003F40E3"/>
    <w:rsid w:val="003F42A9"/>
    <w:rsid w:val="003F4752"/>
    <w:rsid w:val="003F498A"/>
    <w:rsid w:val="003F5B6E"/>
    <w:rsid w:val="003F5EAF"/>
    <w:rsid w:val="004002D0"/>
    <w:rsid w:val="00400F19"/>
    <w:rsid w:val="00401708"/>
    <w:rsid w:val="00401E3C"/>
    <w:rsid w:val="0040304E"/>
    <w:rsid w:val="0040327F"/>
    <w:rsid w:val="00404B41"/>
    <w:rsid w:val="00404CC0"/>
    <w:rsid w:val="00405A5F"/>
    <w:rsid w:val="00406186"/>
    <w:rsid w:val="004068D0"/>
    <w:rsid w:val="00406DFE"/>
    <w:rsid w:val="00407358"/>
    <w:rsid w:val="00407796"/>
    <w:rsid w:val="004104B5"/>
    <w:rsid w:val="00410507"/>
    <w:rsid w:val="00410B79"/>
    <w:rsid w:val="00410C73"/>
    <w:rsid w:val="0041190E"/>
    <w:rsid w:val="0041365C"/>
    <w:rsid w:val="00413FF1"/>
    <w:rsid w:val="00414ACE"/>
    <w:rsid w:val="00414C3C"/>
    <w:rsid w:val="00414D18"/>
    <w:rsid w:val="00415DF0"/>
    <w:rsid w:val="00416916"/>
    <w:rsid w:val="00420998"/>
    <w:rsid w:val="00424211"/>
    <w:rsid w:val="0042590C"/>
    <w:rsid w:val="00426BD8"/>
    <w:rsid w:val="00427135"/>
    <w:rsid w:val="00427720"/>
    <w:rsid w:val="0043070D"/>
    <w:rsid w:val="004319F4"/>
    <w:rsid w:val="00433821"/>
    <w:rsid w:val="00433A6B"/>
    <w:rsid w:val="00433F7A"/>
    <w:rsid w:val="00434D49"/>
    <w:rsid w:val="00435F2E"/>
    <w:rsid w:val="0043761C"/>
    <w:rsid w:val="0044081C"/>
    <w:rsid w:val="004420F1"/>
    <w:rsid w:val="004427A7"/>
    <w:rsid w:val="0044338A"/>
    <w:rsid w:val="00443981"/>
    <w:rsid w:val="00443D97"/>
    <w:rsid w:val="0044435B"/>
    <w:rsid w:val="00445B16"/>
    <w:rsid w:val="0044639A"/>
    <w:rsid w:val="00446A91"/>
    <w:rsid w:val="004503E6"/>
    <w:rsid w:val="00450ED7"/>
    <w:rsid w:val="004510B2"/>
    <w:rsid w:val="004539FE"/>
    <w:rsid w:val="00454C0D"/>
    <w:rsid w:val="0045508F"/>
    <w:rsid w:val="0045745D"/>
    <w:rsid w:val="00465023"/>
    <w:rsid w:val="00470E78"/>
    <w:rsid w:val="00470F99"/>
    <w:rsid w:val="00471823"/>
    <w:rsid w:val="0047237D"/>
    <w:rsid w:val="004723D7"/>
    <w:rsid w:val="00472AA5"/>
    <w:rsid w:val="00473D65"/>
    <w:rsid w:val="00474583"/>
    <w:rsid w:val="00476881"/>
    <w:rsid w:val="0047762D"/>
    <w:rsid w:val="00481F14"/>
    <w:rsid w:val="00483129"/>
    <w:rsid w:val="00483543"/>
    <w:rsid w:val="004835E7"/>
    <w:rsid w:val="00483669"/>
    <w:rsid w:val="00485CBF"/>
    <w:rsid w:val="00486436"/>
    <w:rsid w:val="004876B8"/>
    <w:rsid w:val="00487D4E"/>
    <w:rsid w:val="00487D98"/>
    <w:rsid w:val="00490822"/>
    <w:rsid w:val="00492DE5"/>
    <w:rsid w:val="0049627E"/>
    <w:rsid w:val="004972A7"/>
    <w:rsid w:val="00497D40"/>
    <w:rsid w:val="004A2789"/>
    <w:rsid w:val="004A2D6E"/>
    <w:rsid w:val="004A5765"/>
    <w:rsid w:val="004A78A3"/>
    <w:rsid w:val="004A7911"/>
    <w:rsid w:val="004B053A"/>
    <w:rsid w:val="004B24FF"/>
    <w:rsid w:val="004B2E02"/>
    <w:rsid w:val="004B3976"/>
    <w:rsid w:val="004B3E95"/>
    <w:rsid w:val="004B4783"/>
    <w:rsid w:val="004B612C"/>
    <w:rsid w:val="004C2C31"/>
    <w:rsid w:val="004C3DAA"/>
    <w:rsid w:val="004C4878"/>
    <w:rsid w:val="004C49D6"/>
    <w:rsid w:val="004C644C"/>
    <w:rsid w:val="004C6669"/>
    <w:rsid w:val="004C7702"/>
    <w:rsid w:val="004D00D4"/>
    <w:rsid w:val="004D1D04"/>
    <w:rsid w:val="004D4206"/>
    <w:rsid w:val="004D73CE"/>
    <w:rsid w:val="004E0BB4"/>
    <w:rsid w:val="004E1551"/>
    <w:rsid w:val="004E1AA1"/>
    <w:rsid w:val="004E3181"/>
    <w:rsid w:val="004E3D15"/>
    <w:rsid w:val="004E4218"/>
    <w:rsid w:val="004E63BD"/>
    <w:rsid w:val="004E691B"/>
    <w:rsid w:val="004E6A72"/>
    <w:rsid w:val="004E6B86"/>
    <w:rsid w:val="004F00A1"/>
    <w:rsid w:val="004F2622"/>
    <w:rsid w:val="004F3BEF"/>
    <w:rsid w:val="004F6A87"/>
    <w:rsid w:val="005005BB"/>
    <w:rsid w:val="00501B30"/>
    <w:rsid w:val="00502932"/>
    <w:rsid w:val="00503E8E"/>
    <w:rsid w:val="005041DB"/>
    <w:rsid w:val="005044E8"/>
    <w:rsid w:val="0050494A"/>
    <w:rsid w:val="00504AA5"/>
    <w:rsid w:val="00504AA7"/>
    <w:rsid w:val="005051B1"/>
    <w:rsid w:val="00505B5F"/>
    <w:rsid w:val="00510950"/>
    <w:rsid w:val="00510BB0"/>
    <w:rsid w:val="0051300E"/>
    <w:rsid w:val="00513382"/>
    <w:rsid w:val="00513BB3"/>
    <w:rsid w:val="0052173E"/>
    <w:rsid w:val="00521D7D"/>
    <w:rsid w:val="00523FF3"/>
    <w:rsid w:val="00524A66"/>
    <w:rsid w:val="00526D39"/>
    <w:rsid w:val="005272B8"/>
    <w:rsid w:val="00532A4D"/>
    <w:rsid w:val="00533D37"/>
    <w:rsid w:val="00533EDE"/>
    <w:rsid w:val="00536ABD"/>
    <w:rsid w:val="00536FC4"/>
    <w:rsid w:val="00537742"/>
    <w:rsid w:val="0054236F"/>
    <w:rsid w:val="0054441A"/>
    <w:rsid w:val="00544803"/>
    <w:rsid w:val="00544AE3"/>
    <w:rsid w:val="00544B36"/>
    <w:rsid w:val="005451BE"/>
    <w:rsid w:val="00545863"/>
    <w:rsid w:val="00545964"/>
    <w:rsid w:val="0054616D"/>
    <w:rsid w:val="00546345"/>
    <w:rsid w:val="00547F94"/>
    <w:rsid w:val="00550406"/>
    <w:rsid w:val="005507F0"/>
    <w:rsid w:val="005509DC"/>
    <w:rsid w:val="0055279B"/>
    <w:rsid w:val="00555079"/>
    <w:rsid w:val="00555101"/>
    <w:rsid w:val="00557F27"/>
    <w:rsid w:val="0056154A"/>
    <w:rsid w:val="0056623A"/>
    <w:rsid w:val="00570D22"/>
    <w:rsid w:val="005711DD"/>
    <w:rsid w:val="0057194B"/>
    <w:rsid w:val="00571E0D"/>
    <w:rsid w:val="00572A51"/>
    <w:rsid w:val="00572B14"/>
    <w:rsid w:val="005744AE"/>
    <w:rsid w:val="005775D9"/>
    <w:rsid w:val="00577894"/>
    <w:rsid w:val="00577D30"/>
    <w:rsid w:val="00577E84"/>
    <w:rsid w:val="0058089C"/>
    <w:rsid w:val="005851E7"/>
    <w:rsid w:val="0058618C"/>
    <w:rsid w:val="00586ACD"/>
    <w:rsid w:val="00591663"/>
    <w:rsid w:val="00591AEA"/>
    <w:rsid w:val="00593014"/>
    <w:rsid w:val="00593772"/>
    <w:rsid w:val="005964DA"/>
    <w:rsid w:val="005966AD"/>
    <w:rsid w:val="00596BC6"/>
    <w:rsid w:val="005A2589"/>
    <w:rsid w:val="005A41AC"/>
    <w:rsid w:val="005A6056"/>
    <w:rsid w:val="005A75D6"/>
    <w:rsid w:val="005B062B"/>
    <w:rsid w:val="005B1104"/>
    <w:rsid w:val="005B17CE"/>
    <w:rsid w:val="005B32F5"/>
    <w:rsid w:val="005B3AC4"/>
    <w:rsid w:val="005B5B31"/>
    <w:rsid w:val="005B6679"/>
    <w:rsid w:val="005C0E57"/>
    <w:rsid w:val="005C103D"/>
    <w:rsid w:val="005C140A"/>
    <w:rsid w:val="005C1599"/>
    <w:rsid w:val="005C4650"/>
    <w:rsid w:val="005C55B2"/>
    <w:rsid w:val="005C5843"/>
    <w:rsid w:val="005C626F"/>
    <w:rsid w:val="005C6487"/>
    <w:rsid w:val="005D006C"/>
    <w:rsid w:val="005D04C2"/>
    <w:rsid w:val="005D088D"/>
    <w:rsid w:val="005D2647"/>
    <w:rsid w:val="005D277C"/>
    <w:rsid w:val="005D3486"/>
    <w:rsid w:val="005D6424"/>
    <w:rsid w:val="005D7914"/>
    <w:rsid w:val="005E1B60"/>
    <w:rsid w:val="005E30D2"/>
    <w:rsid w:val="005E35A5"/>
    <w:rsid w:val="005E5A04"/>
    <w:rsid w:val="005E6796"/>
    <w:rsid w:val="005E724D"/>
    <w:rsid w:val="005E7DCF"/>
    <w:rsid w:val="005F06F2"/>
    <w:rsid w:val="005F4E1E"/>
    <w:rsid w:val="005F5520"/>
    <w:rsid w:val="005F55C2"/>
    <w:rsid w:val="005F6ED9"/>
    <w:rsid w:val="005F72F3"/>
    <w:rsid w:val="005F75F3"/>
    <w:rsid w:val="00600380"/>
    <w:rsid w:val="0060074C"/>
    <w:rsid w:val="00600C81"/>
    <w:rsid w:val="00600E3D"/>
    <w:rsid w:val="00602760"/>
    <w:rsid w:val="00602C0C"/>
    <w:rsid w:val="00602D03"/>
    <w:rsid w:val="00605DA5"/>
    <w:rsid w:val="00605F3E"/>
    <w:rsid w:val="0060715E"/>
    <w:rsid w:val="006107EE"/>
    <w:rsid w:val="0061267C"/>
    <w:rsid w:val="00612E9E"/>
    <w:rsid w:val="00613063"/>
    <w:rsid w:val="00615C8B"/>
    <w:rsid w:val="006177D5"/>
    <w:rsid w:val="00620222"/>
    <w:rsid w:val="00621B9C"/>
    <w:rsid w:val="006223EE"/>
    <w:rsid w:val="00623E07"/>
    <w:rsid w:val="00623EC5"/>
    <w:rsid w:val="006310F2"/>
    <w:rsid w:val="00632E21"/>
    <w:rsid w:val="006342FE"/>
    <w:rsid w:val="006364AF"/>
    <w:rsid w:val="006370C4"/>
    <w:rsid w:val="00640CD5"/>
    <w:rsid w:val="00641F34"/>
    <w:rsid w:val="00642406"/>
    <w:rsid w:val="00643F96"/>
    <w:rsid w:val="00644349"/>
    <w:rsid w:val="0064589F"/>
    <w:rsid w:val="00645B16"/>
    <w:rsid w:val="00645C9A"/>
    <w:rsid w:val="00646A26"/>
    <w:rsid w:val="00647EAA"/>
    <w:rsid w:val="00647F33"/>
    <w:rsid w:val="00650E62"/>
    <w:rsid w:val="00652029"/>
    <w:rsid w:val="00652D33"/>
    <w:rsid w:val="00654400"/>
    <w:rsid w:val="0065705F"/>
    <w:rsid w:val="0065757C"/>
    <w:rsid w:val="0066170B"/>
    <w:rsid w:val="00662CAF"/>
    <w:rsid w:val="0066350F"/>
    <w:rsid w:val="00664F6C"/>
    <w:rsid w:val="00665442"/>
    <w:rsid w:val="006702DD"/>
    <w:rsid w:val="00671739"/>
    <w:rsid w:val="0067216C"/>
    <w:rsid w:val="006739DF"/>
    <w:rsid w:val="00673A60"/>
    <w:rsid w:val="00674CF8"/>
    <w:rsid w:val="006750F1"/>
    <w:rsid w:val="00676114"/>
    <w:rsid w:val="0067621B"/>
    <w:rsid w:val="00676585"/>
    <w:rsid w:val="00676C63"/>
    <w:rsid w:val="00677424"/>
    <w:rsid w:val="006819E9"/>
    <w:rsid w:val="006833C0"/>
    <w:rsid w:val="006874DA"/>
    <w:rsid w:val="0068770E"/>
    <w:rsid w:val="0069030B"/>
    <w:rsid w:val="006921D0"/>
    <w:rsid w:val="00695447"/>
    <w:rsid w:val="00696357"/>
    <w:rsid w:val="00697245"/>
    <w:rsid w:val="006975C5"/>
    <w:rsid w:val="006A00C1"/>
    <w:rsid w:val="006A031C"/>
    <w:rsid w:val="006A04AD"/>
    <w:rsid w:val="006A0B0D"/>
    <w:rsid w:val="006A0C39"/>
    <w:rsid w:val="006A219D"/>
    <w:rsid w:val="006A26EF"/>
    <w:rsid w:val="006A28E1"/>
    <w:rsid w:val="006A2BCF"/>
    <w:rsid w:val="006A2D35"/>
    <w:rsid w:val="006A48A7"/>
    <w:rsid w:val="006A6589"/>
    <w:rsid w:val="006A65CD"/>
    <w:rsid w:val="006A73CA"/>
    <w:rsid w:val="006A7B2D"/>
    <w:rsid w:val="006B031E"/>
    <w:rsid w:val="006B0BBA"/>
    <w:rsid w:val="006B1084"/>
    <w:rsid w:val="006B1F74"/>
    <w:rsid w:val="006B20C8"/>
    <w:rsid w:val="006B22FF"/>
    <w:rsid w:val="006B37E0"/>
    <w:rsid w:val="006B5DC2"/>
    <w:rsid w:val="006B6BD5"/>
    <w:rsid w:val="006B78A7"/>
    <w:rsid w:val="006B7A96"/>
    <w:rsid w:val="006C4398"/>
    <w:rsid w:val="006C4939"/>
    <w:rsid w:val="006C5CCB"/>
    <w:rsid w:val="006D47F3"/>
    <w:rsid w:val="006D4F45"/>
    <w:rsid w:val="006D70E0"/>
    <w:rsid w:val="006E0211"/>
    <w:rsid w:val="006E16E0"/>
    <w:rsid w:val="006E1AAD"/>
    <w:rsid w:val="006E327B"/>
    <w:rsid w:val="006E38C6"/>
    <w:rsid w:val="006E662A"/>
    <w:rsid w:val="006E721F"/>
    <w:rsid w:val="006F25EF"/>
    <w:rsid w:val="006F283F"/>
    <w:rsid w:val="006F34DC"/>
    <w:rsid w:val="006F3819"/>
    <w:rsid w:val="006F7739"/>
    <w:rsid w:val="006F79A7"/>
    <w:rsid w:val="00700F89"/>
    <w:rsid w:val="00701D82"/>
    <w:rsid w:val="00702023"/>
    <w:rsid w:val="007040F7"/>
    <w:rsid w:val="00705328"/>
    <w:rsid w:val="00706075"/>
    <w:rsid w:val="00706360"/>
    <w:rsid w:val="00706880"/>
    <w:rsid w:val="00706EE9"/>
    <w:rsid w:val="00707167"/>
    <w:rsid w:val="0070718C"/>
    <w:rsid w:val="007113F5"/>
    <w:rsid w:val="00711C0B"/>
    <w:rsid w:val="00711FE3"/>
    <w:rsid w:val="00712AB2"/>
    <w:rsid w:val="00712C58"/>
    <w:rsid w:val="00713A6E"/>
    <w:rsid w:val="007202F9"/>
    <w:rsid w:val="00720FCF"/>
    <w:rsid w:val="00721389"/>
    <w:rsid w:val="00721F1F"/>
    <w:rsid w:val="007231DC"/>
    <w:rsid w:val="00724300"/>
    <w:rsid w:val="00725238"/>
    <w:rsid w:val="00725D3D"/>
    <w:rsid w:val="007301E7"/>
    <w:rsid w:val="00730880"/>
    <w:rsid w:val="00730ED5"/>
    <w:rsid w:val="00733E30"/>
    <w:rsid w:val="00734F45"/>
    <w:rsid w:val="00736658"/>
    <w:rsid w:val="00740203"/>
    <w:rsid w:val="00740300"/>
    <w:rsid w:val="00741872"/>
    <w:rsid w:val="00742B62"/>
    <w:rsid w:val="0074637C"/>
    <w:rsid w:val="00746676"/>
    <w:rsid w:val="00746743"/>
    <w:rsid w:val="00747372"/>
    <w:rsid w:val="007508B4"/>
    <w:rsid w:val="007519F8"/>
    <w:rsid w:val="007530A4"/>
    <w:rsid w:val="007545F2"/>
    <w:rsid w:val="00754CBC"/>
    <w:rsid w:val="00756261"/>
    <w:rsid w:val="007574E2"/>
    <w:rsid w:val="00757865"/>
    <w:rsid w:val="007618AE"/>
    <w:rsid w:val="00763C95"/>
    <w:rsid w:val="007640E9"/>
    <w:rsid w:val="007643D9"/>
    <w:rsid w:val="0076536B"/>
    <w:rsid w:val="007666E2"/>
    <w:rsid w:val="007670FE"/>
    <w:rsid w:val="007677A0"/>
    <w:rsid w:val="00767AD9"/>
    <w:rsid w:val="0077349B"/>
    <w:rsid w:val="00775134"/>
    <w:rsid w:val="00780806"/>
    <w:rsid w:val="00783E34"/>
    <w:rsid w:val="007846D8"/>
    <w:rsid w:val="00784D14"/>
    <w:rsid w:val="007851CC"/>
    <w:rsid w:val="00786193"/>
    <w:rsid w:val="00786592"/>
    <w:rsid w:val="007868CD"/>
    <w:rsid w:val="00787F96"/>
    <w:rsid w:val="00791645"/>
    <w:rsid w:val="00793C54"/>
    <w:rsid w:val="00795613"/>
    <w:rsid w:val="00797206"/>
    <w:rsid w:val="007975EF"/>
    <w:rsid w:val="00797EC1"/>
    <w:rsid w:val="007A1224"/>
    <w:rsid w:val="007A1A08"/>
    <w:rsid w:val="007A3936"/>
    <w:rsid w:val="007A5101"/>
    <w:rsid w:val="007A5D37"/>
    <w:rsid w:val="007A772A"/>
    <w:rsid w:val="007A7BBD"/>
    <w:rsid w:val="007A7CB4"/>
    <w:rsid w:val="007B0E66"/>
    <w:rsid w:val="007B2591"/>
    <w:rsid w:val="007B286C"/>
    <w:rsid w:val="007B388D"/>
    <w:rsid w:val="007B4C5D"/>
    <w:rsid w:val="007B4CB8"/>
    <w:rsid w:val="007B5634"/>
    <w:rsid w:val="007C1689"/>
    <w:rsid w:val="007C23FA"/>
    <w:rsid w:val="007C30D0"/>
    <w:rsid w:val="007C390A"/>
    <w:rsid w:val="007C4B2E"/>
    <w:rsid w:val="007C65BC"/>
    <w:rsid w:val="007D5F7F"/>
    <w:rsid w:val="007D656D"/>
    <w:rsid w:val="007D7163"/>
    <w:rsid w:val="007E1C42"/>
    <w:rsid w:val="007E2C3C"/>
    <w:rsid w:val="007E4E01"/>
    <w:rsid w:val="007E568E"/>
    <w:rsid w:val="007E5D34"/>
    <w:rsid w:val="007E5D65"/>
    <w:rsid w:val="007E65AF"/>
    <w:rsid w:val="007F19D0"/>
    <w:rsid w:val="007F3133"/>
    <w:rsid w:val="007F4615"/>
    <w:rsid w:val="007F5F3E"/>
    <w:rsid w:val="007F6814"/>
    <w:rsid w:val="007F7834"/>
    <w:rsid w:val="00803E06"/>
    <w:rsid w:val="0080431A"/>
    <w:rsid w:val="00806C9A"/>
    <w:rsid w:val="0081266E"/>
    <w:rsid w:val="008126E1"/>
    <w:rsid w:val="00812C03"/>
    <w:rsid w:val="00812C7E"/>
    <w:rsid w:val="008142AB"/>
    <w:rsid w:val="00820D63"/>
    <w:rsid w:val="00821D92"/>
    <w:rsid w:val="00822141"/>
    <w:rsid w:val="008229E9"/>
    <w:rsid w:val="008245F3"/>
    <w:rsid w:val="008250CC"/>
    <w:rsid w:val="0082565A"/>
    <w:rsid w:val="00825E2F"/>
    <w:rsid w:val="008269AF"/>
    <w:rsid w:val="00830255"/>
    <w:rsid w:val="00830A29"/>
    <w:rsid w:val="008311CE"/>
    <w:rsid w:val="0083453C"/>
    <w:rsid w:val="0083457E"/>
    <w:rsid w:val="0083599E"/>
    <w:rsid w:val="00837F25"/>
    <w:rsid w:val="008419F5"/>
    <w:rsid w:val="00841DBE"/>
    <w:rsid w:val="00843DBA"/>
    <w:rsid w:val="00844765"/>
    <w:rsid w:val="008452E5"/>
    <w:rsid w:val="008516D4"/>
    <w:rsid w:val="008545C4"/>
    <w:rsid w:val="00854641"/>
    <w:rsid w:val="0085494D"/>
    <w:rsid w:val="00855441"/>
    <w:rsid w:val="0086315E"/>
    <w:rsid w:val="00865894"/>
    <w:rsid w:val="00866C7B"/>
    <w:rsid w:val="00870E5C"/>
    <w:rsid w:val="008725F5"/>
    <w:rsid w:val="0087444C"/>
    <w:rsid w:val="008755D3"/>
    <w:rsid w:val="008757EC"/>
    <w:rsid w:val="00876894"/>
    <w:rsid w:val="00876CCC"/>
    <w:rsid w:val="00877C7F"/>
    <w:rsid w:val="00880919"/>
    <w:rsid w:val="00880A2B"/>
    <w:rsid w:val="00883385"/>
    <w:rsid w:val="00884ACE"/>
    <w:rsid w:val="00886EDF"/>
    <w:rsid w:val="008874A2"/>
    <w:rsid w:val="00887C85"/>
    <w:rsid w:val="00887D9B"/>
    <w:rsid w:val="00887EB0"/>
    <w:rsid w:val="008907C8"/>
    <w:rsid w:val="00891589"/>
    <w:rsid w:val="00893560"/>
    <w:rsid w:val="00893B42"/>
    <w:rsid w:val="00895EE7"/>
    <w:rsid w:val="0089615E"/>
    <w:rsid w:val="008970CE"/>
    <w:rsid w:val="0089A5E9"/>
    <w:rsid w:val="008A0B28"/>
    <w:rsid w:val="008A135B"/>
    <w:rsid w:val="008A23D8"/>
    <w:rsid w:val="008A262F"/>
    <w:rsid w:val="008A3BC8"/>
    <w:rsid w:val="008A613F"/>
    <w:rsid w:val="008A6384"/>
    <w:rsid w:val="008A6621"/>
    <w:rsid w:val="008A697C"/>
    <w:rsid w:val="008B0544"/>
    <w:rsid w:val="008B2DDB"/>
    <w:rsid w:val="008B425A"/>
    <w:rsid w:val="008B6BCB"/>
    <w:rsid w:val="008C0015"/>
    <w:rsid w:val="008C05E5"/>
    <w:rsid w:val="008C20C8"/>
    <w:rsid w:val="008C23BF"/>
    <w:rsid w:val="008C240C"/>
    <w:rsid w:val="008C278E"/>
    <w:rsid w:val="008C3D35"/>
    <w:rsid w:val="008C4EA0"/>
    <w:rsid w:val="008C6079"/>
    <w:rsid w:val="008C752E"/>
    <w:rsid w:val="008D007E"/>
    <w:rsid w:val="008D04D3"/>
    <w:rsid w:val="008D08AF"/>
    <w:rsid w:val="008D4E20"/>
    <w:rsid w:val="008D66F6"/>
    <w:rsid w:val="008E193F"/>
    <w:rsid w:val="008E2699"/>
    <w:rsid w:val="008E3628"/>
    <w:rsid w:val="008E3908"/>
    <w:rsid w:val="008E649F"/>
    <w:rsid w:val="008E7806"/>
    <w:rsid w:val="008F00C2"/>
    <w:rsid w:val="008F0474"/>
    <w:rsid w:val="008F10D3"/>
    <w:rsid w:val="008F2645"/>
    <w:rsid w:val="008F3A8F"/>
    <w:rsid w:val="008F3C24"/>
    <w:rsid w:val="008F4FE1"/>
    <w:rsid w:val="008F5BC3"/>
    <w:rsid w:val="008F5C5E"/>
    <w:rsid w:val="008F5EDC"/>
    <w:rsid w:val="008F70D1"/>
    <w:rsid w:val="009003B2"/>
    <w:rsid w:val="009015E4"/>
    <w:rsid w:val="00901D09"/>
    <w:rsid w:val="009042D6"/>
    <w:rsid w:val="00904588"/>
    <w:rsid w:val="00906C56"/>
    <w:rsid w:val="009079D0"/>
    <w:rsid w:val="0091369B"/>
    <w:rsid w:val="00913F5B"/>
    <w:rsid w:val="009142EF"/>
    <w:rsid w:val="009144FA"/>
    <w:rsid w:val="00916140"/>
    <w:rsid w:val="00916648"/>
    <w:rsid w:val="00916A20"/>
    <w:rsid w:val="009201FC"/>
    <w:rsid w:val="00920860"/>
    <w:rsid w:val="009229AD"/>
    <w:rsid w:val="00922CC2"/>
    <w:rsid w:val="009239A3"/>
    <w:rsid w:val="00923E81"/>
    <w:rsid w:val="0092442B"/>
    <w:rsid w:val="00927F37"/>
    <w:rsid w:val="00934E1F"/>
    <w:rsid w:val="00934ED4"/>
    <w:rsid w:val="0093536E"/>
    <w:rsid w:val="009355C7"/>
    <w:rsid w:val="00942369"/>
    <w:rsid w:val="009424C7"/>
    <w:rsid w:val="00942602"/>
    <w:rsid w:val="009428AC"/>
    <w:rsid w:val="00944FFC"/>
    <w:rsid w:val="00945F23"/>
    <w:rsid w:val="00947085"/>
    <w:rsid w:val="009479F3"/>
    <w:rsid w:val="009504B2"/>
    <w:rsid w:val="009516E4"/>
    <w:rsid w:val="0095255A"/>
    <w:rsid w:val="00954567"/>
    <w:rsid w:val="00954CB4"/>
    <w:rsid w:val="00960706"/>
    <w:rsid w:val="00961140"/>
    <w:rsid w:val="00961682"/>
    <w:rsid w:val="0096193A"/>
    <w:rsid w:val="00961F34"/>
    <w:rsid w:val="009630A9"/>
    <w:rsid w:val="009636AE"/>
    <w:rsid w:val="00963930"/>
    <w:rsid w:val="00963CE5"/>
    <w:rsid w:val="0096472D"/>
    <w:rsid w:val="00964982"/>
    <w:rsid w:val="00965DC9"/>
    <w:rsid w:val="009711F1"/>
    <w:rsid w:val="00973E4C"/>
    <w:rsid w:val="00975DE7"/>
    <w:rsid w:val="00977049"/>
    <w:rsid w:val="00982C6B"/>
    <w:rsid w:val="009850BA"/>
    <w:rsid w:val="00985211"/>
    <w:rsid w:val="009854E5"/>
    <w:rsid w:val="00985C01"/>
    <w:rsid w:val="00986B2B"/>
    <w:rsid w:val="00987791"/>
    <w:rsid w:val="00987E71"/>
    <w:rsid w:val="0099088C"/>
    <w:rsid w:val="00992166"/>
    <w:rsid w:val="00993189"/>
    <w:rsid w:val="009939AA"/>
    <w:rsid w:val="00995E94"/>
    <w:rsid w:val="00996C62"/>
    <w:rsid w:val="00997FCE"/>
    <w:rsid w:val="009A09F0"/>
    <w:rsid w:val="009A4403"/>
    <w:rsid w:val="009A541E"/>
    <w:rsid w:val="009A601E"/>
    <w:rsid w:val="009A61FD"/>
    <w:rsid w:val="009A8EE5"/>
    <w:rsid w:val="009B07B0"/>
    <w:rsid w:val="009B1F52"/>
    <w:rsid w:val="009B2480"/>
    <w:rsid w:val="009B2BFA"/>
    <w:rsid w:val="009B3576"/>
    <w:rsid w:val="009B45A4"/>
    <w:rsid w:val="009B4973"/>
    <w:rsid w:val="009B4BDD"/>
    <w:rsid w:val="009B6255"/>
    <w:rsid w:val="009B69AF"/>
    <w:rsid w:val="009C0135"/>
    <w:rsid w:val="009C1BD8"/>
    <w:rsid w:val="009C1C1F"/>
    <w:rsid w:val="009C2D92"/>
    <w:rsid w:val="009C3128"/>
    <w:rsid w:val="009C33B8"/>
    <w:rsid w:val="009C36F9"/>
    <w:rsid w:val="009C3FBC"/>
    <w:rsid w:val="009C6D7F"/>
    <w:rsid w:val="009D0F7E"/>
    <w:rsid w:val="009D1146"/>
    <w:rsid w:val="009D138B"/>
    <w:rsid w:val="009D19D0"/>
    <w:rsid w:val="009D1B3B"/>
    <w:rsid w:val="009D3BB4"/>
    <w:rsid w:val="009D3E00"/>
    <w:rsid w:val="009D4690"/>
    <w:rsid w:val="009D6D09"/>
    <w:rsid w:val="009D73F8"/>
    <w:rsid w:val="009D7A7C"/>
    <w:rsid w:val="009E28E3"/>
    <w:rsid w:val="009E2A03"/>
    <w:rsid w:val="009E2CB3"/>
    <w:rsid w:val="009E3D94"/>
    <w:rsid w:val="009E3E51"/>
    <w:rsid w:val="009F02C9"/>
    <w:rsid w:val="009F3B47"/>
    <w:rsid w:val="009F488C"/>
    <w:rsid w:val="009F4E6C"/>
    <w:rsid w:val="009F5EFF"/>
    <w:rsid w:val="009F685A"/>
    <w:rsid w:val="00A0074F"/>
    <w:rsid w:val="00A034D5"/>
    <w:rsid w:val="00A0635C"/>
    <w:rsid w:val="00A0652B"/>
    <w:rsid w:val="00A06647"/>
    <w:rsid w:val="00A11847"/>
    <w:rsid w:val="00A11D0A"/>
    <w:rsid w:val="00A121C4"/>
    <w:rsid w:val="00A13C65"/>
    <w:rsid w:val="00A15ED8"/>
    <w:rsid w:val="00A1686A"/>
    <w:rsid w:val="00A2005D"/>
    <w:rsid w:val="00A209D6"/>
    <w:rsid w:val="00A217B8"/>
    <w:rsid w:val="00A2263B"/>
    <w:rsid w:val="00A234C0"/>
    <w:rsid w:val="00A23C79"/>
    <w:rsid w:val="00A25B6E"/>
    <w:rsid w:val="00A30972"/>
    <w:rsid w:val="00A30DCF"/>
    <w:rsid w:val="00A31397"/>
    <w:rsid w:val="00A31A32"/>
    <w:rsid w:val="00A357C2"/>
    <w:rsid w:val="00A365D7"/>
    <w:rsid w:val="00A40078"/>
    <w:rsid w:val="00A402B7"/>
    <w:rsid w:val="00A4035E"/>
    <w:rsid w:val="00A40FB9"/>
    <w:rsid w:val="00A42210"/>
    <w:rsid w:val="00A43C6B"/>
    <w:rsid w:val="00A44797"/>
    <w:rsid w:val="00A44C4F"/>
    <w:rsid w:val="00A46763"/>
    <w:rsid w:val="00A50F55"/>
    <w:rsid w:val="00A523C9"/>
    <w:rsid w:val="00A53C4F"/>
    <w:rsid w:val="00A54A57"/>
    <w:rsid w:val="00A558C2"/>
    <w:rsid w:val="00A602A0"/>
    <w:rsid w:val="00A60AA4"/>
    <w:rsid w:val="00A6113F"/>
    <w:rsid w:val="00A6193B"/>
    <w:rsid w:val="00A620A2"/>
    <w:rsid w:val="00A6380C"/>
    <w:rsid w:val="00A63B6C"/>
    <w:rsid w:val="00A63F9D"/>
    <w:rsid w:val="00A64789"/>
    <w:rsid w:val="00A64EDD"/>
    <w:rsid w:val="00A66EBD"/>
    <w:rsid w:val="00A6742A"/>
    <w:rsid w:val="00A7165F"/>
    <w:rsid w:val="00A7191B"/>
    <w:rsid w:val="00A73B75"/>
    <w:rsid w:val="00A7652E"/>
    <w:rsid w:val="00A81D65"/>
    <w:rsid w:val="00A83A4C"/>
    <w:rsid w:val="00A8495F"/>
    <w:rsid w:val="00A85DA5"/>
    <w:rsid w:val="00A86784"/>
    <w:rsid w:val="00A874C8"/>
    <w:rsid w:val="00A90670"/>
    <w:rsid w:val="00A90D57"/>
    <w:rsid w:val="00A91CCA"/>
    <w:rsid w:val="00A92FCD"/>
    <w:rsid w:val="00A9343F"/>
    <w:rsid w:val="00A9440A"/>
    <w:rsid w:val="00A94E47"/>
    <w:rsid w:val="00A94E5B"/>
    <w:rsid w:val="00A956B5"/>
    <w:rsid w:val="00A96BE5"/>
    <w:rsid w:val="00A9710D"/>
    <w:rsid w:val="00A975EC"/>
    <w:rsid w:val="00A97B6A"/>
    <w:rsid w:val="00A97E60"/>
    <w:rsid w:val="00AA05D8"/>
    <w:rsid w:val="00AA23B3"/>
    <w:rsid w:val="00AA27E9"/>
    <w:rsid w:val="00AA37A4"/>
    <w:rsid w:val="00AA3A88"/>
    <w:rsid w:val="00AA4604"/>
    <w:rsid w:val="00AA5421"/>
    <w:rsid w:val="00AA6CEB"/>
    <w:rsid w:val="00AA718C"/>
    <w:rsid w:val="00AB2398"/>
    <w:rsid w:val="00AB34CD"/>
    <w:rsid w:val="00AB364D"/>
    <w:rsid w:val="00AB3CA0"/>
    <w:rsid w:val="00AB3DA8"/>
    <w:rsid w:val="00AB438E"/>
    <w:rsid w:val="00AB61F6"/>
    <w:rsid w:val="00AC2154"/>
    <w:rsid w:val="00AC21EA"/>
    <w:rsid w:val="00AC2ACB"/>
    <w:rsid w:val="00AC40AD"/>
    <w:rsid w:val="00AC6066"/>
    <w:rsid w:val="00AC667B"/>
    <w:rsid w:val="00AD113D"/>
    <w:rsid w:val="00AD2C82"/>
    <w:rsid w:val="00AD31FE"/>
    <w:rsid w:val="00AD6475"/>
    <w:rsid w:val="00AD6659"/>
    <w:rsid w:val="00AD6950"/>
    <w:rsid w:val="00AD7150"/>
    <w:rsid w:val="00AE03E4"/>
    <w:rsid w:val="00AE0AC8"/>
    <w:rsid w:val="00AE145C"/>
    <w:rsid w:val="00AE1DA8"/>
    <w:rsid w:val="00AE1FE5"/>
    <w:rsid w:val="00AE3DF8"/>
    <w:rsid w:val="00AE4810"/>
    <w:rsid w:val="00AE5ED8"/>
    <w:rsid w:val="00AE6990"/>
    <w:rsid w:val="00AE71C0"/>
    <w:rsid w:val="00AF0FFE"/>
    <w:rsid w:val="00AF38B0"/>
    <w:rsid w:val="00AF53B5"/>
    <w:rsid w:val="00AF5C9F"/>
    <w:rsid w:val="00AF5D17"/>
    <w:rsid w:val="00AF7E52"/>
    <w:rsid w:val="00B01554"/>
    <w:rsid w:val="00B02146"/>
    <w:rsid w:val="00B03760"/>
    <w:rsid w:val="00B0454C"/>
    <w:rsid w:val="00B06165"/>
    <w:rsid w:val="00B074C4"/>
    <w:rsid w:val="00B10C1C"/>
    <w:rsid w:val="00B124EE"/>
    <w:rsid w:val="00B13606"/>
    <w:rsid w:val="00B15FD3"/>
    <w:rsid w:val="00B16185"/>
    <w:rsid w:val="00B16597"/>
    <w:rsid w:val="00B16BB1"/>
    <w:rsid w:val="00B16C1F"/>
    <w:rsid w:val="00B21742"/>
    <w:rsid w:val="00B21BF4"/>
    <w:rsid w:val="00B226DF"/>
    <w:rsid w:val="00B231DD"/>
    <w:rsid w:val="00B23F4B"/>
    <w:rsid w:val="00B2559B"/>
    <w:rsid w:val="00B27112"/>
    <w:rsid w:val="00B277F8"/>
    <w:rsid w:val="00B30779"/>
    <w:rsid w:val="00B3354E"/>
    <w:rsid w:val="00B35271"/>
    <w:rsid w:val="00B36036"/>
    <w:rsid w:val="00B377A5"/>
    <w:rsid w:val="00B379F5"/>
    <w:rsid w:val="00B42ED1"/>
    <w:rsid w:val="00B4385B"/>
    <w:rsid w:val="00B43AB2"/>
    <w:rsid w:val="00B460A8"/>
    <w:rsid w:val="00B50157"/>
    <w:rsid w:val="00B52269"/>
    <w:rsid w:val="00B52445"/>
    <w:rsid w:val="00B52BB1"/>
    <w:rsid w:val="00B55C88"/>
    <w:rsid w:val="00B56BE9"/>
    <w:rsid w:val="00B63035"/>
    <w:rsid w:val="00B633E0"/>
    <w:rsid w:val="00B63995"/>
    <w:rsid w:val="00B64D37"/>
    <w:rsid w:val="00B65A10"/>
    <w:rsid w:val="00B671A0"/>
    <w:rsid w:val="00B6766D"/>
    <w:rsid w:val="00B71A1E"/>
    <w:rsid w:val="00B73982"/>
    <w:rsid w:val="00B740D4"/>
    <w:rsid w:val="00B76CAA"/>
    <w:rsid w:val="00B8068D"/>
    <w:rsid w:val="00B85F7B"/>
    <w:rsid w:val="00B8619B"/>
    <w:rsid w:val="00B87785"/>
    <w:rsid w:val="00B87B31"/>
    <w:rsid w:val="00B9048E"/>
    <w:rsid w:val="00B90C32"/>
    <w:rsid w:val="00B90EF2"/>
    <w:rsid w:val="00B939B2"/>
    <w:rsid w:val="00B9475B"/>
    <w:rsid w:val="00B94979"/>
    <w:rsid w:val="00B957C6"/>
    <w:rsid w:val="00B95FD6"/>
    <w:rsid w:val="00BA187A"/>
    <w:rsid w:val="00BA2C6A"/>
    <w:rsid w:val="00BA4DFD"/>
    <w:rsid w:val="00BA526F"/>
    <w:rsid w:val="00BA72F9"/>
    <w:rsid w:val="00BB1659"/>
    <w:rsid w:val="00BB20D9"/>
    <w:rsid w:val="00BB3115"/>
    <w:rsid w:val="00BB33FA"/>
    <w:rsid w:val="00BB3952"/>
    <w:rsid w:val="00BBAD7A"/>
    <w:rsid w:val="00BC283E"/>
    <w:rsid w:val="00BC3963"/>
    <w:rsid w:val="00BC3F27"/>
    <w:rsid w:val="00BC40EE"/>
    <w:rsid w:val="00BC4C1E"/>
    <w:rsid w:val="00BC6B3C"/>
    <w:rsid w:val="00BC7E01"/>
    <w:rsid w:val="00BD02CB"/>
    <w:rsid w:val="00BD1CBA"/>
    <w:rsid w:val="00BD59AF"/>
    <w:rsid w:val="00BD7494"/>
    <w:rsid w:val="00BD78A5"/>
    <w:rsid w:val="00BE06A9"/>
    <w:rsid w:val="00BE1739"/>
    <w:rsid w:val="00BE1957"/>
    <w:rsid w:val="00BE1D79"/>
    <w:rsid w:val="00BE3C54"/>
    <w:rsid w:val="00BE4841"/>
    <w:rsid w:val="00BE78AD"/>
    <w:rsid w:val="00BF0388"/>
    <w:rsid w:val="00BF16F5"/>
    <w:rsid w:val="00BF17A3"/>
    <w:rsid w:val="00BF462A"/>
    <w:rsid w:val="00C0108E"/>
    <w:rsid w:val="00C0246A"/>
    <w:rsid w:val="00C034F3"/>
    <w:rsid w:val="00C039DE"/>
    <w:rsid w:val="00C03A2B"/>
    <w:rsid w:val="00C0646F"/>
    <w:rsid w:val="00C06A70"/>
    <w:rsid w:val="00C07A89"/>
    <w:rsid w:val="00C1008B"/>
    <w:rsid w:val="00C11915"/>
    <w:rsid w:val="00C11B6C"/>
    <w:rsid w:val="00C11BE0"/>
    <w:rsid w:val="00C1581C"/>
    <w:rsid w:val="00C16000"/>
    <w:rsid w:val="00C16358"/>
    <w:rsid w:val="00C16AFC"/>
    <w:rsid w:val="00C17539"/>
    <w:rsid w:val="00C17710"/>
    <w:rsid w:val="00C2028A"/>
    <w:rsid w:val="00C208ED"/>
    <w:rsid w:val="00C214A3"/>
    <w:rsid w:val="00C2313D"/>
    <w:rsid w:val="00C31945"/>
    <w:rsid w:val="00C31BF7"/>
    <w:rsid w:val="00C33B79"/>
    <w:rsid w:val="00C33CE2"/>
    <w:rsid w:val="00C34663"/>
    <w:rsid w:val="00C34FE7"/>
    <w:rsid w:val="00C35303"/>
    <w:rsid w:val="00C35B5E"/>
    <w:rsid w:val="00C35C98"/>
    <w:rsid w:val="00C42BCA"/>
    <w:rsid w:val="00C42DA0"/>
    <w:rsid w:val="00C42F20"/>
    <w:rsid w:val="00C43C7E"/>
    <w:rsid w:val="00C45203"/>
    <w:rsid w:val="00C46C0C"/>
    <w:rsid w:val="00C46DB5"/>
    <w:rsid w:val="00C47450"/>
    <w:rsid w:val="00C4798D"/>
    <w:rsid w:val="00C50AC5"/>
    <w:rsid w:val="00C50EEC"/>
    <w:rsid w:val="00C51343"/>
    <w:rsid w:val="00C5682A"/>
    <w:rsid w:val="00C56EB8"/>
    <w:rsid w:val="00C60588"/>
    <w:rsid w:val="00C61E05"/>
    <w:rsid w:val="00C652A3"/>
    <w:rsid w:val="00C6684E"/>
    <w:rsid w:val="00C66E9C"/>
    <w:rsid w:val="00C66F81"/>
    <w:rsid w:val="00C702A4"/>
    <w:rsid w:val="00C71FF1"/>
    <w:rsid w:val="00C74F9F"/>
    <w:rsid w:val="00C75C00"/>
    <w:rsid w:val="00C764B5"/>
    <w:rsid w:val="00C765C6"/>
    <w:rsid w:val="00C76D0D"/>
    <w:rsid w:val="00C775E8"/>
    <w:rsid w:val="00C7B813"/>
    <w:rsid w:val="00C81053"/>
    <w:rsid w:val="00C81384"/>
    <w:rsid w:val="00C8617A"/>
    <w:rsid w:val="00C87EEC"/>
    <w:rsid w:val="00C91F4E"/>
    <w:rsid w:val="00C925E3"/>
    <w:rsid w:val="00C931F8"/>
    <w:rsid w:val="00C941AD"/>
    <w:rsid w:val="00C95CBC"/>
    <w:rsid w:val="00C96847"/>
    <w:rsid w:val="00C978B9"/>
    <w:rsid w:val="00C97BCF"/>
    <w:rsid w:val="00C97FC1"/>
    <w:rsid w:val="00CA1519"/>
    <w:rsid w:val="00CA22B9"/>
    <w:rsid w:val="00CA2612"/>
    <w:rsid w:val="00CA2C8F"/>
    <w:rsid w:val="00CA352F"/>
    <w:rsid w:val="00CA3BD8"/>
    <w:rsid w:val="00CA3C0E"/>
    <w:rsid w:val="00CA50A1"/>
    <w:rsid w:val="00CA5888"/>
    <w:rsid w:val="00CA75DD"/>
    <w:rsid w:val="00CB06FF"/>
    <w:rsid w:val="00CB1675"/>
    <w:rsid w:val="00CB484F"/>
    <w:rsid w:val="00CB5381"/>
    <w:rsid w:val="00CB5C8E"/>
    <w:rsid w:val="00CC0945"/>
    <w:rsid w:val="00CC0B1D"/>
    <w:rsid w:val="00CC1590"/>
    <w:rsid w:val="00CC23B1"/>
    <w:rsid w:val="00CC44EC"/>
    <w:rsid w:val="00CC5883"/>
    <w:rsid w:val="00CC76A3"/>
    <w:rsid w:val="00CC7C1A"/>
    <w:rsid w:val="00CD1862"/>
    <w:rsid w:val="00CD1908"/>
    <w:rsid w:val="00CD2A44"/>
    <w:rsid w:val="00CD3C66"/>
    <w:rsid w:val="00CD4E6A"/>
    <w:rsid w:val="00CD7043"/>
    <w:rsid w:val="00CD73C4"/>
    <w:rsid w:val="00CE169A"/>
    <w:rsid w:val="00CE2AEA"/>
    <w:rsid w:val="00CE4850"/>
    <w:rsid w:val="00CE5B47"/>
    <w:rsid w:val="00CE6504"/>
    <w:rsid w:val="00CE6676"/>
    <w:rsid w:val="00CE6F33"/>
    <w:rsid w:val="00CE70A4"/>
    <w:rsid w:val="00CF0B17"/>
    <w:rsid w:val="00CF1E88"/>
    <w:rsid w:val="00CF26E1"/>
    <w:rsid w:val="00CF64AB"/>
    <w:rsid w:val="00CF7E80"/>
    <w:rsid w:val="00D0026F"/>
    <w:rsid w:val="00D01DB9"/>
    <w:rsid w:val="00D0228F"/>
    <w:rsid w:val="00D02F68"/>
    <w:rsid w:val="00D033F3"/>
    <w:rsid w:val="00D07788"/>
    <w:rsid w:val="00D07D4A"/>
    <w:rsid w:val="00D11514"/>
    <w:rsid w:val="00D129BD"/>
    <w:rsid w:val="00D12D66"/>
    <w:rsid w:val="00D13C52"/>
    <w:rsid w:val="00D14709"/>
    <w:rsid w:val="00D15A88"/>
    <w:rsid w:val="00D17731"/>
    <w:rsid w:val="00D17FB2"/>
    <w:rsid w:val="00D216C2"/>
    <w:rsid w:val="00D229D7"/>
    <w:rsid w:val="00D23AAB"/>
    <w:rsid w:val="00D25207"/>
    <w:rsid w:val="00D266B0"/>
    <w:rsid w:val="00D27197"/>
    <w:rsid w:val="00D27B51"/>
    <w:rsid w:val="00D27BF8"/>
    <w:rsid w:val="00D30056"/>
    <w:rsid w:val="00D310D5"/>
    <w:rsid w:val="00D315F1"/>
    <w:rsid w:val="00D3554B"/>
    <w:rsid w:val="00D35BC4"/>
    <w:rsid w:val="00D3788C"/>
    <w:rsid w:val="00D3795E"/>
    <w:rsid w:val="00D37CA0"/>
    <w:rsid w:val="00D406F6"/>
    <w:rsid w:val="00D40891"/>
    <w:rsid w:val="00D42CCA"/>
    <w:rsid w:val="00D42F51"/>
    <w:rsid w:val="00D43091"/>
    <w:rsid w:val="00D44075"/>
    <w:rsid w:val="00D44984"/>
    <w:rsid w:val="00D44F52"/>
    <w:rsid w:val="00D463CA"/>
    <w:rsid w:val="00D4698C"/>
    <w:rsid w:val="00D52251"/>
    <w:rsid w:val="00D54326"/>
    <w:rsid w:val="00D54E4F"/>
    <w:rsid w:val="00D56B80"/>
    <w:rsid w:val="00D60A19"/>
    <w:rsid w:val="00D617D4"/>
    <w:rsid w:val="00D61934"/>
    <w:rsid w:val="00D61EA2"/>
    <w:rsid w:val="00D622EE"/>
    <w:rsid w:val="00D633B4"/>
    <w:rsid w:val="00D64687"/>
    <w:rsid w:val="00D666B6"/>
    <w:rsid w:val="00D67A47"/>
    <w:rsid w:val="00D70082"/>
    <w:rsid w:val="00D72111"/>
    <w:rsid w:val="00D7541A"/>
    <w:rsid w:val="00D75523"/>
    <w:rsid w:val="00D762DC"/>
    <w:rsid w:val="00D76679"/>
    <w:rsid w:val="00D76FA4"/>
    <w:rsid w:val="00D8014B"/>
    <w:rsid w:val="00D812D8"/>
    <w:rsid w:val="00D8130E"/>
    <w:rsid w:val="00D8189C"/>
    <w:rsid w:val="00D82F9B"/>
    <w:rsid w:val="00D85EDE"/>
    <w:rsid w:val="00D8779B"/>
    <w:rsid w:val="00D91A3E"/>
    <w:rsid w:val="00D92F11"/>
    <w:rsid w:val="00D96185"/>
    <w:rsid w:val="00D9683C"/>
    <w:rsid w:val="00D972BD"/>
    <w:rsid w:val="00DA073B"/>
    <w:rsid w:val="00DA0AF7"/>
    <w:rsid w:val="00DA3048"/>
    <w:rsid w:val="00DA5CB9"/>
    <w:rsid w:val="00DB027C"/>
    <w:rsid w:val="00DB5189"/>
    <w:rsid w:val="00DB51A0"/>
    <w:rsid w:val="00DB7124"/>
    <w:rsid w:val="00DC0219"/>
    <w:rsid w:val="00DC4BF4"/>
    <w:rsid w:val="00DC4EC2"/>
    <w:rsid w:val="00DC71AB"/>
    <w:rsid w:val="00DD03A7"/>
    <w:rsid w:val="00DD13C4"/>
    <w:rsid w:val="00DD1B6B"/>
    <w:rsid w:val="00DD1F51"/>
    <w:rsid w:val="00DD2DD0"/>
    <w:rsid w:val="00DD303B"/>
    <w:rsid w:val="00DD39F9"/>
    <w:rsid w:val="00DD3CC5"/>
    <w:rsid w:val="00DD4911"/>
    <w:rsid w:val="00DE0273"/>
    <w:rsid w:val="00DE0D44"/>
    <w:rsid w:val="00DE1DE1"/>
    <w:rsid w:val="00DE35BD"/>
    <w:rsid w:val="00DE3F7A"/>
    <w:rsid w:val="00DE60E2"/>
    <w:rsid w:val="00DE6485"/>
    <w:rsid w:val="00DE6A26"/>
    <w:rsid w:val="00DE6D3B"/>
    <w:rsid w:val="00DE6FE0"/>
    <w:rsid w:val="00DF19BC"/>
    <w:rsid w:val="00DF250E"/>
    <w:rsid w:val="00DF2A80"/>
    <w:rsid w:val="00DF57FB"/>
    <w:rsid w:val="00DF5CB9"/>
    <w:rsid w:val="00DF6973"/>
    <w:rsid w:val="00DF6A7C"/>
    <w:rsid w:val="00E004E7"/>
    <w:rsid w:val="00E02BD2"/>
    <w:rsid w:val="00E03F10"/>
    <w:rsid w:val="00E043CA"/>
    <w:rsid w:val="00E04EE0"/>
    <w:rsid w:val="00E065D1"/>
    <w:rsid w:val="00E10811"/>
    <w:rsid w:val="00E10D45"/>
    <w:rsid w:val="00E11284"/>
    <w:rsid w:val="00E158BB"/>
    <w:rsid w:val="00E166EF"/>
    <w:rsid w:val="00E17C50"/>
    <w:rsid w:val="00E22545"/>
    <w:rsid w:val="00E227AA"/>
    <w:rsid w:val="00E24169"/>
    <w:rsid w:val="00E24C2F"/>
    <w:rsid w:val="00E24D63"/>
    <w:rsid w:val="00E2601C"/>
    <w:rsid w:val="00E268A4"/>
    <w:rsid w:val="00E27711"/>
    <w:rsid w:val="00E303C9"/>
    <w:rsid w:val="00E32B30"/>
    <w:rsid w:val="00E32CD8"/>
    <w:rsid w:val="00E35077"/>
    <w:rsid w:val="00E37F03"/>
    <w:rsid w:val="00E40710"/>
    <w:rsid w:val="00E44BD7"/>
    <w:rsid w:val="00E465B1"/>
    <w:rsid w:val="00E4666C"/>
    <w:rsid w:val="00E529E8"/>
    <w:rsid w:val="00E531A2"/>
    <w:rsid w:val="00E53467"/>
    <w:rsid w:val="00E536BB"/>
    <w:rsid w:val="00E5683C"/>
    <w:rsid w:val="00E60D97"/>
    <w:rsid w:val="00E60F0F"/>
    <w:rsid w:val="00E61EAC"/>
    <w:rsid w:val="00E63002"/>
    <w:rsid w:val="00E63D3B"/>
    <w:rsid w:val="00E71239"/>
    <w:rsid w:val="00E7342A"/>
    <w:rsid w:val="00E75A19"/>
    <w:rsid w:val="00E81CBC"/>
    <w:rsid w:val="00E83604"/>
    <w:rsid w:val="00E83E18"/>
    <w:rsid w:val="00E85528"/>
    <w:rsid w:val="00E86159"/>
    <w:rsid w:val="00E8732B"/>
    <w:rsid w:val="00E87527"/>
    <w:rsid w:val="00E87626"/>
    <w:rsid w:val="00E87E9E"/>
    <w:rsid w:val="00E87F92"/>
    <w:rsid w:val="00E936E9"/>
    <w:rsid w:val="00E93B8D"/>
    <w:rsid w:val="00E94438"/>
    <w:rsid w:val="00E9493B"/>
    <w:rsid w:val="00E94E61"/>
    <w:rsid w:val="00E9686A"/>
    <w:rsid w:val="00EA4845"/>
    <w:rsid w:val="00EA4ED4"/>
    <w:rsid w:val="00EA5113"/>
    <w:rsid w:val="00EA54AD"/>
    <w:rsid w:val="00EA6249"/>
    <w:rsid w:val="00EA6DA7"/>
    <w:rsid w:val="00EB06C5"/>
    <w:rsid w:val="00EB27AD"/>
    <w:rsid w:val="00EB420C"/>
    <w:rsid w:val="00EB5E53"/>
    <w:rsid w:val="00EB66FA"/>
    <w:rsid w:val="00EB67D8"/>
    <w:rsid w:val="00EB74B6"/>
    <w:rsid w:val="00EC06DE"/>
    <w:rsid w:val="00EC364A"/>
    <w:rsid w:val="00EC73FC"/>
    <w:rsid w:val="00ED0F50"/>
    <w:rsid w:val="00ED168A"/>
    <w:rsid w:val="00ED31A0"/>
    <w:rsid w:val="00ED3239"/>
    <w:rsid w:val="00ED3BEA"/>
    <w:rsid w:val="00ED436A"/>
    <w:rsid w:val="00ED5244"/>
    <w:rsid w:val="00ED5868"/>
    <w:rsid w:val="00ED63D8"/>
    <w:rsid w:val="00ED6618"/>
    <w:rsid w:val="00EE1D19"/>
    <w:rsid w:val="00EE3588"/>
    <w:rsid w:val="00EE416F"/>
    <w:rsid w:val="00EE43F9"/>
    <w:rsid w:val="00EE445B"/>
    <w:rsid w:val="00EE47DD"/>
    <w:rsid w:val="00EF10B5"/>
    <w:rsid w:val="00EF1936"/>
    <w:rsid w:val="00EF33D3"/>
    <w:rsid w:val="00EF45DD"/>
    <w:rsid w:val="00EF46C8"/>
    <w:rsid w:val="00EF471C"/>
    <w:rsid w:val="00EF4A10"/>
    <w:rsid w:val="00EF4CB9"/>
    <w:rsid w:val="00EF6CAD"/>
    <w:rsid w:val="00EF6E6D"/>
    <w:rsid w:val="00EF6F79"/>
    <w:rsid w:val="00F000A8"/>
    <w:rsid w:val="00F01BEF"/>
    <w:rsid w:val="00F02ACC"/>
    <w:rsid w:val="00F032B7"/>
    <w:rsid w:val="00F044AE"/>
    <w:rsid w:val="00F06BD9"/>
    <w:rsid w:val="00F07085"/>
    <w:rsid w:val="00F106FE"/>
    <w:rsid w:val="00F14CA6"/>
    <w:rsid w:val="00F15259"/>
    <w:rsid w:val="00F16CCD"/>
    <w:rsid w:val="00F16F61"/>
    <w:rsid w:val="00F172C4"/>
    <w:rsid w:val="00F2075A"/>
    <w:rsid w:val="00F215B0"/>
    <w:rsid w:val="00F24800"/>
    <w:rsid w:val="00F250AF"/>
    <w:rsid w:val="00F2639B"/>
    <w:rsid w:val="00F27B2C"/>
    <w:rsid w:val="00F302CB"/>
    <w:rsid w:val="00F31215"/>
    <w:rsid w:val="00F32015"/>
    <w:rsid w:val="00F32BF4"/>
    <w:rsid w:val="00F34BBE"/>
    <w:rsid w:val="00F37ACD"/>
    <w:rsid w:val="00F37E2D"/>
    <w:rsid w:val="00F402F4"/>
    <w:rsid w:val="00F44734"/>
    <w:rsid w:val="00F45A46"/>
    <w:rsid w:val="00F524E6"/>
    <w:rsid w:val="00F5424B"/>
    <w:rsid w:val="00F556F1"/>
    <w:rsid w:val="00F55A54"/>
    <w:rsid w:val="00F573C8"/>
    <w:rsid w:val="00F60AE3"/>
    <w:rsid w:val="00F623D8"/>
    <w:rsid w:val="00F62BF3"/>
    <w:rsid w:val="00F64D1E"/>
    <w:rsid w:val="00F65093"/>
    <w:rsid w:val="00F6620B"/>
    <w:rsid w:val="00F662AF"/>
    <w:rsid w:val="00F7304E"/>
    <w:rsid w:val="00F75844"/>
    <w:rsid w:val="00F75C63"/>
    <w:rsid w:val="00F75D6B"/>
    <w:rsid w:val="00F76471"/>
    <w:rsid w:val="00F80CC8"/>
    <w:rsid w:val="00F82555"/>
    <w:rsid w:val="00F82BD1"/>
    <w:rsid w:val="00F82F0B"/>
    <w:rsid w:val="00F839A8"/>
    <w:rsid w:val="00F85C6F"/>
    <w:rsid w:val="00F879BB"/>
    <w:rsid w:val="00F87A6D"/>
    <w:rsid w:val="00F87D78"/>
    <w:rsid w:val="00F91227"/>
    <w:rsid w:val="00F91FB8"/>
    <w:rsid w:val="00F91FFA"/>
    <w:rsid w:val="00F92298"/>
    <w:rsid w:val="00F92504"/>
    <w:rsid w:val="00F93241"/>
    <w:rsid w:val="00F94BD2"/>
    <w:rsid w:val="00F95C3B"/>
    <w:rsid w:val="00F96996"/>
    <w:rsid w:val="00F974E7"/>
    <w:rsid w:val="00FA02B4"/>
    <w:rsid w:val="00FA0647"/>
    <w:rsid w:val="00FA07E9"/>
    <w:rsid w:val="00FA1760"/>
    <w:rsid w:val="00FA1813"/>
    <w:rsid w:val="00FA24D7"/>
    <w:rsid w:val="00FA256E"/>
    <w:rsid w:val="00FA3C5E"/>
    <w:rsid w:val="00FA3D35"/>
    <w:rsid w:val="00FB025E"/>
    <w:rsid w:val="00FB0F44"/>
    <w:rsid w:val="00FB139F"/>
    <w:rsid w:val="00FB1414"/>
    <w:rsid w:val="00FB1E2B"/>
    <w:rsid w:val="00FB2CE7"/>
    <w:rsid w:val="00FB3411"/>
    <w:rsid w:val="00FB37F3"/>
    <w:rsid w:val="00FB5A2A"/>
    <w:rsid w:val="00FB659E"/>
    <w:rsid w:val="00FC2875"/>
    <w:rsid w:val="00FC4A98"/>
    <w:rsid w:val="00FC5FB2"/>
    <w:rsid w:val="00FC6C8F"/>
    <w:rsid w:val="00FC718D"/>
    <w:rsid w:val="00FC7353"/>
    <w:rsid w:val="00FD0553"/>
    <w:rsid w:val="00FD2F49"/>
    <w:rsid w:val="00FD38B4"/>
    <w:rsid w:val="00FD38E7"/>
    <w:rsid w:val="00FD4E48"/>
    <w:rsid w:val="00FD5C2A"/>
    <w:rsid w:val="00FD6742"/>
    <w:rsid w:val="00FD6928"/>
    <w:rsid w:val="00FD7212"/>
    <w:rsid w:val="00FE084B"/>
    <w:rsid w:val="00FE0D9B"/>
    <w:rsid w:val="00FE2344"/>
    <w:rsid w:val="00FE2700"/>
    <w:rsid w:val="00FE27E6"/>
    <w:rsid w:val="00FE32F1"/>
    <w:rsid w:val="00FE37B7"/>
    <w:rsid w:val="00FE3A1B"/>
    <w:rsid w:val="00FE595D"/>
    <w:rsid w:val="00FE5E91"/>
    <w:rsid w:val="00FF0567"/>
    <w:rsid w:val="00FF129F"/>
    <w:rsid w:val="00FF2400"/>
    <w:rsid w:val="00FF2A86"/>
    <w:rsid w:val="00FF2C63"/>
    <w:rsid w:val="00FF58B3"/>
    <w:rsid w:val="00FF7401"/>
    <w:rsid w:val="00FF7751"/>
    <w:rsid w:val="00FF7AC3"/>
    <w:rsid w:val="011B2643"/>
    <w:rsid w:val="011CEA7C"/>
    <w:rsid w:val="01489F0C"/>
    <w:rsid w:val="0172C438"/>
    <w:rsid w:val="017F7D20"/>
    <w:rsid w:val="0181582C"/>
    <w:rsid w:val="0181B955"/>
    <w:rsid w:val="0187A810"/>
    <w:rsid w:val="019B0982"/>
    <w:rsid w:val="01AB495F"/>
    <w:rsid w:val="0218321D"/>
    <w:rsid w:val="0287BCE7"/>
    <w:rsid w:val="02907B2E"/>
    <w:rsid w:val="0325F689"/>
    <w:rsid w:val="03B54101"/>
    <w:rsid w:val="03C7484C"/>
    <w:rsid w:val="03E6646E"/>
    <w:rsid w:val="03E8FC50"/>
    <w:rsid w:val="041A0C44"/>
    <w:rsid w:val="042CB103"/>
    <w:rsid w:val="043E3205"/>
    <w:rsid w:val="04473B50"/>
    <w:rsid w:val="0469D2BC"/>
    <w:rsid w:val="0471419F"/>
    <w:rsid w:val="04A82824"/>
    <w:rsid w:val="05599665"/>
    <w:rsid w:val="0568810D"/>
    <w:rsid w:val="0587702B"/>
    <w:rsid w:val="05C595C9"/>
    <w:rsid w:val="05C6E006"/>
    <w:rsid w:val="05D1341F"/>
    <w:rsid w:val="060835E4"/>
    <w:rsid w:val="0640CD1D"/>
    <w:rsid w:val="06426880"/>
    <w:rsid w:val="0699F162"/>
    <w:rsid w:val="06BBEF20"/>
    <w:rsid w:val="06DD10EB"/>
    <w:rsid w:val="06F5BA81"/>
    <w:rsid w:val="07149988"/>
    <w:rsid w:val="0728CEEF"/>
    <w:rsid w:val="07390335"/>
    <w:rsid w:val="07C8DD5F"/>
    <w:rsid w:val="07CBCC4D"/>
    <w:rsid w:val="07CF1781"/>
    <w:rsid w:val="07D709B9"/>
    <w:rsid w:val="07DB554D"/>
    <w:rsid w:val="07DE3F8E"/>
    <w:rsid w:val="07E8B7B6"/>
    <w:rsid w:val="07FC06F4"/>
    <w:rsid w:val="08A8284C"/>
    <w:rsid w:val="08B5D1B5"/>
    <w:rsid w:val="08C93594"/>
    <w:rsid w:val="08D60109"/>
    <w:rsid w:val="08E0D7EE"/>
    <w:rsid w:val="08E4A65B"/>
    <w:rsid w:val="09515636"/>
    <w:rsid w:val="095B12CB"/>
    <w:rsid w:val="097D11EF"/>
    <w:rsid w:val="09919B3B"/>
    <w:rsid w:val="09A1F0E9"/>
    <w:rsid w:val="09A80CFF"/>
    <w:rsid w:val="09E09A2D"/>
    <w:rsid w:val="0A1E3F2B"/>
    <w:rsid w:val="0A1F45C0"/>
    <w:rsid w:val="0A1FFD1E"/>
    <w:rsid w:val="0A3130CA"/>
    <w:rsid w:val="0A38E603"/>
    <w:rsid w:val="0A558F10"/>
    <w:rsid w:val="0A8031BC"/>
    <w:rsid w:val="0A8CE4C8"/>
    <w:rsid w:val="0A9F9595"/>
    <w:rsid w:val="0AA2D77B"/>
    <w:rsid w:val="0AA53394"/>
    <w:rsid w:val="0AA7A372"/>
    <w:rsid w:val="0AC9F60F"/>
    <w:rsid w:val="0B0F1ED4"/>
    <w:rsid w:val="0B11BB56"/>
    <w:rsid w:val="0B5DB7A3"/>
    <w:rsid w:val="0B625D4C"/>
    <w:rsid w:val="0B8B75E0"/>
    <w:rsid w:val="0B95B0AE"/>
    <w:rsid w:val="0BBD665C"/>
    <w:rsid w:val="0BEBDDED"/>
    <w:rsid w:val="0C42F7A9"/>
    <w:rsid w:val="0C77A57F"/>
    <w:rsid w:val="0C7C3AF7"/>
    <w:rsid w:val="0CE2F5D8"/>
    <w:rsid w:val="0CFCD161"/>
    <w:rsid w:val="0D37D688"/>
    <w:rsid w:val="0D50CBFB"/>
    <w:rsid w:val="0D7F1FC4"/>
    <w:rsid w:val="0DA3D693"/>
    <w:rsid w:val="0DB176E1"/>
    <w:rsid w:val="0DCA31C4"/>
    <w:rsid w:val="0DD86ADE"/>
    <w:rsid w:val="0DDE097E"/>
    <w:rsid w:val="0DDE5813"/>
    <w:rsid w:val="0E203F8B"/>
    <w:rsid w:val="0E3CB661"/>
    <w:rsid w:val="0E4E63E6"/>
    <w:rsid w:val="0E56000C"/>
    <w:rsid w:val="0E61D68D"/>
    <w:rsid w:val="0EB16246"/>
    <w:rsid w:val="0EC1DF53"/>
    <w:rsid w:val="0ED83538"/>
    <w:rsid w:val="0EEA1473"/>
    <w:rsid w:val="0EF6BA8A"/>
    <w:rsid w:val="0F3A34BA"/>
    <w:rsid w:val="0F6BB024"/>
    <w:rsid w:val="0F8F5E21"/>
    <w:rsid w:val="0F9C5E36"/>
    <w:rsid w:val="0FA7B741"/>
    <w:rsid w:val="0FC29C1E"/>
    <w:rsid w:val="0FDEE1D8"/>
    <w:rsid w:val="0FE1C2D1"/>
    <w:rsid w:val="1007FD50"/>
    <w:rsid w:val="1034092C"/>
    <w:rsid w:val="104F64FC"/>
    <w:rsid w:val="105FD8F2"/>
    <w:rsid w:val="109363A2"/>
    <w:rsid w:val="109F78B1"/>
    <w:rsid w:val="10D62E21"/>
    <w:rsid w:val="10E2CC68"/>
    <w:rsid w:val="1101C069"/>
    <w:rsid w:val="111E2944"/>
    <w:rsid w:val="11402B0B"/>
    <w:rsid w:val="114BEABD"/>
    <w:rsid w:val="116C68F5"/>
    <w:rsid w:val="116C7916"/>
    <w:rsid w:val="11DD4277"/>
    <w:rsid w:val="12181639"/>
    <w:rsid w:val="12220686"/>
    <w:rsid w:val="123ADDDB"/>
    <w:rsid w:val="1248D80A"/>
    <w:rsid w:val="124E8361"/>
    <w:rsid w:val="128AC585"/>
    <w:rsid w:val="12A8CD5E"/>
    <w:rsid w:val="12D39544"/>
    <w:rsid w:val="12E821DB"/>
    <w:rsid w:val="12EFDDEC"/>
    <w:rsid w:val="12F4D9F4"/>
    <w:rsid w:val="130A4F15"/>
    <w:rsid w:val="13362D69"/>
    <w:rsid w:val="13524EC0"/>
    <w:rsid w:val="13AF7690"/>
    <w:rsid w:val="13CFD75A"/>
    <w:rsid w:val="1419B37C"/>
    <w:rsid w:val="141AA68F"/>
    <w:rsid w:val="14301E1B"/>
    <w:rsid w:val="1447D81B"/>
    <w:rsid w:val="14666C88"/>
    <w:rsid w:val="146E74DC"/>
    <w:rsid w:val="147A893D"/>
    <w:rsid w:val="147E26BF"/>
    <w:rsid w:val="14B2050B"/>
    <w:rsid w:val="14C5CF58"/>
    <w:rsid w:val="14D3C6A1"/>
    <w:rsid w:val="14DBF861"/>
    <w:rsid w:val="14DCCBA1"/>
    <w:rsid w:val="14EC3CF5"/>
    <w:rsid w:val="150C8610"/>
    <w:rsid w:val="1514E339"/>
    <w:rsid w:val="151A400E"/>
    <w:rsid w:val="151E76D5"/>
    <w:rsid w:val="15231874"/>
    <w:rsid w:val="158F9DD2"/>
    <w:rsid w:val="1592A67D"/>
    <w:rsid w:val="1593BA7C"/>
    <w:rsid w:val="159ADFB5"/>
    <w:rsid w:val="15AD5B46"/>
    <w:rsid w:val="15D5642B"/>
    <w:rsid w:val="15ED20EA"/>
    <w:rsid w:val="1620F0BB"/>
    <w:rsid w:val="168AE07F"/>
    <w:rsid w:val="16C30E0D"/>
    <w:rsid w:val="16CF5516"/>
    <w:rsid w:val="17155A5F"/>
    <w:rsid w:val="1731907C"/>
    <w:rsid w:val="1731CB1A"/>
    <w:rsid w:val="17329E66"/>
    <w:rsid w:val="17552BFE"/>
    <w:rsid w:val="176232D0"/>
    <w:rsid w:val="1767AF67"/>
    <w:rsid w:val="178CED41"/>
    <w:rsid w:val="179E47A1"/>
    <w:rsid w:val="17C67358"/>
    <w:rsid w:val="17E12C62"/>
    <w:rsid w:val="18039B56"/>
    <w:rsid w:val="18083511"/>
    <w:rsid w:val="182AF976"/>
    <w:rsid w:val="184F8E0B"/>
    <w:rsid w:val="186DC683"/>
    <w:rsid w:val="18C451B6"/>
    <w:rsid w:val="18E0580D"/>
    <w:rsid w:val="18F8EC73"/>
    <w:rsid w:val="18F9BCF3"/>
    <w:rsid w:val="190A3780"/>
    <w:rsid w:val="191A1A4E"/>
    <w:rsid w:val="191AD26A"/>
    <w:rsid w:val="192D91BC"/>
    <w:rsid w:val="192FA376"/>
    <w:rsid w:val="195CA111"/>
    <w:rsid w:val="19744C3F"/>
    <w:rsid w:val="19A993A9"/>
    <w:rsid w:val="19B80313"/>
    <w:rsid w:val="19CCC67D"/>
    <w:rsid w:val="19D8F140"/>
    <w:rsid w:val="1A1CBFD6"/>
    <w:rsid w:val="1A23CF52"/>
    <w:rsid w:val="1A54FE1A"/>
    <w:rsid w:val="1AC72F84"/>
    <w:rsid w:val="1B037A0D"/>
    <w:rsid w:val="1B1A46D1"/>
    <w:rsid w:val="1B3463B6"/>
    <w:rsid w:val="1B716574"/>
    <w:rsid w:val="1B983E3A"/>
    <w:rsid w:val="1B9C0C6A"/>
    <w:rsid w:val="1BAEAFD3"/>
    <w:rsid w:val="1BBF4CA6"/>
    <w:rsid w:val="1BCDA2E4"/>
    <w:rsid w:val="1BD6FC84"/>
    <w:rsid w:val="1BEAAE9B"/>
    <w:rsid w:val="1BFA8C79"/>
    <w:rsid w:val="1C0D5BBC"/>
    <w:rsid w:val="1C0EC4D1"/>
    <w:rsid w:val="1C19E9F6"/>
    <w:rsid w:val="1C1AD81B"/>
    <w:rsid w:val="1C37FF0A"/>
    <w:rsid w:val="1C5A0D3D"/>
    <w:rsid w:val="1C8FA44C"/>
    <w:rsid w:val="1C96E581"/>
    <w:rsid w:val="1CA8E5D3"/>
    <w:rsid w:val="1CD8F9D2"/>
    <w:rsid w:val="1D2CD8E7"/>
    <w:rsid w:val="1D37B1B3"/>
    <w:rsid w:val="1D40EDA8"/>
    <w:rsid w:val="1D5BE936"/>
    <w:rsid w:val="1D632687"/>
    <w:rsid w:val="1D63D162"/>
    <w:rsid w:val="1D649E5D"/>
    <w:rsid w:val="1D661CFB"/>
    <w:rsid w:val="1D6F4434"/>
    <w:rsid w:val="1DD0968D"/>
    <w:rsid w:val="1DDDA8A3"/>
    <w:rsid w:val="1DE5D65A"/>
    <w:rsid w:val="1DEAC68C"/>
    <w:rsid w:val="1DEED248"/>
    <w:rsid w:val="1E01F0BB"/>
    <w:rsid w:val="1E3A6A26"/>
    <w:rsid w:val="1E859CD0"/>
    <w:rsid w:val="1E8FABF2"/>
    <w:rsid w:val="1EA29D22"/>
    <w:rsid w:val="1EABFEB5"/>
    <w:rsid w:val="1EAF7382"/>
    <w:rsid w:val="1EBDC937"/>
    <w:rsid w:val="1F163646"/>
    <w:rsid w:val="1F1BF497"/>
    <w:rsid w:val="1F1D4949"/>
    <w:rsid w:val="1F3DAA0D"/>
    <w:rsid w:val="1F4297AC"/>
    <w:rsid w:val="1F47376E"/>
    <w:rsid w:val="1FABDA2A"/>
    <w:rsid w:val="1FC96A58"/>
    <w:rsid w:val="1FE340E3"/>
    <w:rsid w:val="1FFCA538"/>
    <w:rsid w:val="2016A579"/>
    <w:rsid w:val="20192B98"/>
    <w:rsid w:val="2022EEAD"/>
    <w:rsid w:val="20247F43"/>
    <w:rsid w:val="2030CF37"/>
    <w:rsid w:val="2072C1F5"/>
    <w:rsid w:val="20757CB8"/>
    <w:rsid w:val="208D1DE0"/>
    <w:rsid w:val="20B6E758"/>
    <w:rsid w:val="20EEFFFF"/>
    <w:rsid w:val="211DE56B"/>
    <w:rsid w:val="2128CBD8"/>
    <w:rsid w:val="215DA548"/>
    <w:rsid w:val="2168D3C0"/>
    <w:rsid w:val="21917E99"/>
    <w:rsid w:val="21960EFF"/>
    <w:rsid w:val="219866F1"/>
    <w:rsid w:val="21A715F3"/>
    <w:rsid w:val="21A84EAF"/>
    <w:rsid w:val="21AA2EB7"/>
    <w:rsid w:val="221D8AEA"/>
    <w:rsid w:val="222BB128"/>
    <w:rsid w:val="223BC1AE"/>
    <w:rsid w:val="223E574B"/>
    <w:rsid w:val="225B69B7"/>
    <w:rsid w:val="226F670A"/>
    <w:rsid w:val="2272F38F"/>
    <w:rsid w:val="228FC865"/>
    <w:rsid w:val="22B8F38D"/>
    <w:rsid w:val="22E41227"/>
    <w:rsid w:val="2303904D"/>
    <w:rsid w:val="231113AC"/>
    <w:rsid w:val="231CF04E"/>
    <w:rsid w:val="236AE219"/>
    <w:rsid w:val="237EFC52"/>
    <w:rsid w:val="238E96AC"/>
    <w:rsid w:val="2406FE9C"/>
    <w:rsid w:val="244A26FB"/>
    <w:rsid w:val="24891A3A"/>
    <w:rsid w:val="24AB4697"/>
    <w:rsid w:val="24B6EDFE"/>
    <w:rsid w:val="24CD97BB"/>
    <w:rsid w:val="24F491ED"/>
    <w:rsid w:val="24FFB026"/>
    <w:rsid w:val="2538515E"/>
    <w:rsid w:val="2550608D"/>
    <w:rsid w:val="2557D819"/>
    <w:rsid w:val="2566E8F2"/>
    <w:rsid w:val="2574A164"/>
    <w:rsid w:val="257AF0E8"/>
    <w:rsid w:val="257B505D"/>
    <w:rsid w:val="25D8B75E"/>
    <w:rsid w:val="25E07EF4"/>
    <w:rsid w:val="25F50F23"/>
    <w:rsid w:val="26196809"/>
    <w:rsid w:val="263C2AFB"/>
    <w:rsid w:val="2647C4C8"/>
    <w:rsid w:val="264808B9"/>
    <w:rsid w:val="26482E61"/>
    <w:rsid w:val="2687D13D"/>
    <w:rsid w:val="26C4FF9C"/>
    <w:rsid w:val="26C96978"/>
    <w:rsid w:val="26CCD3F9"/>
    <w:rsid w:val="26E774DE"/>
    <w:rsid w:val="26EB0027"/>
    <w:rsid w:val="26F70942"/>
    <w:rsid w:val="275100AD"/>
    <w:rsid w:val="27512EDB"/>
    <w:rsid w:val="275E0DA7"/>
    <w:rsid w:val="27788239"/>
    <w:rsid w:val="278BAE65"/>
    <w:rsid w:val="27F5A0EA"/>
    <w:rsid w:val="280296B6"/>
    <w:rsid w:val="2807B71D"/>
    <w:rsid w:val="28203B40"/>
    <w:rsid w:val="2842CB41"/>
    <w:rsid w:val="28486286"/>
    <w:rsid w:val="28545C8F"/>
    <w:rsid w:val="286E70D5"/>
    <w:rsid w:val="289DB607"/>
    <w:rsid w:val="2908D656"/>
    <w:rsid w:val="29173627"/>
    <w:rsid w:val="29368F3F"/>
    <w:rsid w:val="2936A444"/>
    <w:rsid w:val="294A7174"/>
    <w:rsid w:val="299F6ADE"/>
    <w:rsid w:val="29A1BA82"/>
    <w:rsid w:val="29AFD8F9"/>
    <w:rsid w:val="29B33A65"/>
    <w:rsid w:val="29D3530A"/>
    <w:rsid w:val="29FA4BC3"/>
    <w:rsid w:val="29FCCE3D"/>
    <w:rsid w:val="2A0C7B43"/>
    <w:rsid w:val="2A3507D8"/>
    <w:rsid w:val="2A440674"/>
    <w:rsid w:val="2A8CECCE"/>
    <w:rsid w:val="2AA0E05B"/>
    <w:rsid w:val="2AAF57E9"/>
    <w:rsid w:val="2AE0BC32"/>
    <w:rsid w:val="2AE3FB1A"/>
    <w:rsid w:val="2AEBF4C2"/>
    <w:rsid w:val="2B4E612C"/>
    <w:rsid w:val="2B51F87B"/>
    <w:rsid w:val="2B5A986C"/>
    <w:rsid w:val="2B72D353"/>
    <w:rsid w:val="2BA6D7ED"/>
    <w:rsid w:val="2BB5E3D4"/>
    <w:rsid w:val="2BC7C55E"/>
    <w:rsid w:val="2BCB9E85"/>
    <w:rsid w:val="2BCE74C0"/>
    <w:rsid w:val="2BE43B2E"/>
    <w:rsid w:val="2C1CEE33"/>
    <w:rsid w:val="2C3C1990"/>
    <w:rsid w:val="2C99A401"/>
    <w:rsid w:val="2CB739C8"/>
    <w:rsid w:val="2CEA88B8"/>
    <w:rsid w:val="2D172303"/>
    <w:rsid w:val="2D2FD4F1"/>
    <w:rsid w:val="2D34CED7"/>
    <w:rsid w:val="2D3AE247"/>
    <w:rsid w:val="2D728061"/>
    <w:rsid w:val="2D8B2D66"/>
    <w:rsid w:val="2D94B336"/>
    <w:rsid w:val="2D96B264"/>
    <w:rsid w:val="2D9F2B2A"/>
    <w:rsid w:val="2DBB911E"/>
    <w:rsid w:val="2E5556D9"/>
    <w:rsid w:val="2E71D83A"/>
    <w:rsid w:val="2EA176C1"/>
    <w:rsid w:val="2EB7A40A"/>
    <w:rsid w:val="2EE08EE6"/>
    <w:rsid w:val="2EEF8EA6"/>
    <w:rsid w:val="2F3AFB8B"/>
    <w:rsid w:val="2F6D5D5D"/>
    <w:rsid w:val="2F8E73A3"/>
    <w:rsid w:val="2F92941F"/>
    <w:rsid w:val="2FA1545F"/>
    <w:rsid w:val="2FA21111"/>
    <w:rsid w:val="2FD5B042"/>
    <w:rsid w:val="2FEE5320"/>
    <w:rsid w:val="3024ECE6"/>
    <w:rsid w:val="307A85DE"/>
    <w:rsid w:val="30B747F9"/>
    <w:rsid w:val="30BDA38F"/>
    <w:rsid w:val="30D6CBEC"/>
    <w:rsid w:val="30E16D1B"/>
    <w:rsid w:val="30F15FA7"/>
    <w:rsid w:val="30FFFEDF"/>
    <w:rsid w:val="3129480D"/>
    <w:rsid w:val="31537E24"/>
    <w:rsid w:val="31739B6D"/>
    <w:rsid w:val="317C9733"/>
    <w:rsid w:val="31992703"/>
    <w:rsid w:val="31A262B1"/>
    <w:rsid w:val="31B4FDFE"/>
    <w:rsid w:val="31C3A9AC"/>
    <w:rsid w:val="31F593D2"/>
    <w:rsid w:val="3204DF02"/>
    <w:rsid w:val="32294B62"/>
    <w:rsid w:val="324DF505"/>
    <w:rsid w:val="3299E2EB"/>
    <w:rsid w:val="32A4E079"/>
    <w:rsid w:val="32B393A3"/>
    <w:rsid w:val="32B573FE"/>
    <w:rsid w:val="32B5F911"/>
    <w:rsid w:val="32CA7C5B"/>
    <w:rsid w:val="32D96815"/>
    <w:rsid w:val="32EB0EA8"/>
    <w:rsid w:val="331ECB79"/>
    <w:rsid w:val="332AB206"/>
    <w:rsid w:val="3337EF5F"/>
    <w:rsid w:val="3386EFDB"/>
    <w:rsid w:val="33A1F858"/>
    <w:rsid w:val="33D15E94"/>
    <w:rsid w:val="33F54451"/>
    <w:rsid w:val="33FED43C"/>
    <w:rsid w:val="34004E3E"/>
    <w:rsid w:val="34147E5B"/>
    <w:rsid w:val="3418545C"/>
    <w:rsid w:val="341A5FB6"/>
    <w:rsid w:val="345846C8"/>
    <w:rsid w:val="34758D85"/>
    <w:rsid w:val="34A59050"/>
    <w:rsid w:val="34C1C2D5"/>
    <w:rsid w:val="34D3F121"/>
    <w:rsid w:val="35965844"/>
    <w:rsid w:val="359CD5AE"/>
    <w:rsid w:val="35A24773"/>
    <w:rsid w:val="35A7AC5E"/>
    <w:rsid w:val="35BDCB22"/>
    <w:rsid w:val="35F97BDF"/>
    <w:rsid w:val="35FED077"/>
    <w:rsid w:val="360C6D9A"/>
    <w:rsid w:val="36AECA1F"/>
    <w:rsid w:val="36B0AAF0"/>
    <w:rsid w:val="3700B26C"/>
    <w:rsid w:val="3706CAA0"/>
    <w:rsid w:val="370E4B93"/>
    <w:rsid w:val="372CE513"/>
    <w:rsid w:val="3734DD12"/>
    <w:rsid w:val="3737FAA6"/>
    <w:rsid w:val="37714E31"/>
    <w:rsid w:val="3772514D"/>
    <w:rsid w:val="377A7174"/>
    <w:rsid w:val="378990F1"/>
    <w:rsid w:val="37922581"/>
    <w:rsid w:val="37A1A8D7"/>
    <w:rsid w:val="37C1909D"/>
    <w:rsid w:val="37C4798D"/>
    <w:rsid w:val="37C9C5F7"/>
    <w:rsid w:val="37CA3CF4"/>
    <w:rsid w:val="381FCCAA"/>
    <w:rsid w:val="3828A9F6"/>
    <w:rsid w:val="382C1ACD"/>
    <w:rsid w:val="3837230C"/>
    <w:rsid w:val="3852DB1F"/>
    <w:rsid w:val="38595F89"/>
    <w:rsid w:val="3875897A"/>
    <w:rsid w:val="3876B3C7"/>
    <w:rsid w:val="38BBBBC7"/>
    <w:rsid w:val="38D8A602"/>
    <w:rsid w:val="39ADFB66"/>
    <w:rsid w:val="39AF2ECB"/>
    <w:rsid w:val="39F5B700"/>
    <w:rsid w:val="3A02DAF1"/>
    <w:rsid w:val="3A1E0B45"/>
    <w:rsid w:val="3A38CEFB"/>
    <w:rsid w:val="3A843DFB"/>
    <w:rsid w:val="3A8BCC73"/>
    <w:rsid w:val="3A8EF3A1"/>
    <w:rsid w:val="3A98DDAE"/>
    <w:rsid w:val="3AB510EE"/>
    <w:rsid w:val="3ACCE908"/>
    <w:rsid w:val="3AD6CD3B"/>
    <w:rsid w:val="3AE26E89"/>
    <w:rsid w:val="3AEE4B95"/>
    <w:rsid w:val="3B20D7DE"/>
    <w:rsid w:val="3B2320DF"/>
    <w:rsid w:val="3B35F42A"/>
    <w:rsid w:val="3B3B68C0"/>
    <w:rsid w:val="3B582136"/>
    <w:rsid w:val="3B71F164"/>
    <w:rsid w:val="3BAA2E46"/>
    <w:rsid w:val="3BC44E56"/>
    <w:rsid w:val="3BCB702D"/>
    <w:rsid w:val="3BECCBA4"/>
    <w:rsid w:val="3C15B461"/>
    <w:rsid w:val="3C3936B9"/>
    <w:rsid w:val="3C63D65B"/>
    <w:rsid w:val="3C7EF068"/>
    <w:rsid w:val="3C8D1B55"/>
    <w:rsid w:val="3CB19001"/>
    <w:rsid w:val="3CBA6394"/>
    <w:rsid w:val="3CCFAA42"/>
    <w:rsid w:val="3CF24DB7"/>
    <w:rsid w:val="3D2EE599"/>
    <w:rsid w:val="3D8697D6"/>
    <w:rsid w:val="3D8C679D"/>
    <w:rsid w:val="3DA8199F"/>
    <w:rsid w:val="3DF19B39"/>
    <w:rsid w:val="3DF9F1D2"/>
    <w:rsid w:val="3E2A8127"/>
    <w:rsid w:val="3E2D7CD5"/>
    <w:rsid w:val="3E4D22A9"/>
    <w:rsid w:val="3E581493"/>
    <w:rsid w:val="3E5D66FA"/>
    <w:rsid w:val="3E6C3A73"/>
    <w:rsid w:val="3E768F57"/>
    <w:rsid w:val="3E84ABD0"/>
    <w:rsid w:val="3EC0DC87"/>
    <w:rsid w:val="3ED5B55A"/>
    <w:rsid w:val="3EFA4B93"/>
    <w:rsid w:val="3F4561BA"/>
    <w:rsid w:val="3F728F1E"/>
    <w:rsid w:val="3FCA10FE"/>
    <w:rsid w:val="3FCA90E3"/>
    <w:rsid w:val="3FDB026C"/>
    <w:rsid w:val="3FE1E785"/>
    <w:rsid w:val="3FE39CDD"/>
    <w:rsid w:val="3FF1685A"/>
    <w:rsid w:val="4002A1AE"/>
    <w:rsid w:val="4012918E"/>
    <w:rsid w:val="40264BA2"/>
    <w:rsid w:val="40332845"/>
    <w:rsid w:val="4043AD37"/>
    <w:rsid w:val="4057DE6F"/>
    <w:rsid w:val="405F7603"/>
    <w:rsid w:val="4084E13A"/>
    <w:rsid w:val="40B6AE20"/>
    <w:rsid w:val="40E1FBC5"/>
    <w:rsid w:val="40E340F0"/>
    <w:rsid w:val="40E46326"/>
    <w:rsid w:val="40EBE3A4"/>
    <w:rsid w:val="4135921B"/>
    <w:rsid w:val="4163E1AE"/>
    <w:rsid w:val="416BC265"/>
    <w:rsid w:val="41B24101"/>
    <w:rsid w:val="41B57464"/>
    <w:rsid w:val="420B0DB1"/>
    <w:rsid w:val="421429E2"/>
    <w:rsid w:val="422AC18E"/>
    <w:rsid w:val="42342AC1"/>
    <w:rsid w:val="424A5F5B"/>
    <w:rsid w:val="427A75BA"/>
    <w:rsid w:val="427D210D"/>
    <w:rsid w:val="429D8BC2"/>
    <w:rsid w:val="42D1C845"/>
    <w:rsid w:val="42D317DF"/>
    <w:rsid w:val="42DD8650"/>
    <w:rsid w:val="432E8E7F"/>
    <w:rsid w:val="4358E41B"/>
    <w:rsid w:val="43A954B6"/>
    <w:rsid w:val="43A96D1A"/>
    <w:rsid w:val="43BD45BE"/>
    <w:rsid w:val="43D39F2F"/>
    <w:rsid w:val="441E194D"/>
    <w:rsid w:val="4449DA32"/>
    <w:rsid w:val="4457BF68"/>
    <w:rsid w:val="446D98A6"/>
    <w:rsid w:val="447BD38D"/>
    <w:rsid w:val="44878D07"/>
    <w:rsid w:val="44EB2318"/>
    <w:rsid w:val="44EBE29A"/>
    <w:rsid w:val="452F886B"/>
    <w:rsid w:val="4532E726"/>
    <w:rsid w:val="45481778"/>
    <w:rsid w:val="45665A87"/>
    <w:rsid w:val="4571CDDD"/>
    <w:rsid w:val="458E6F2D"/>
    <w:rsid w:val="45BDD028"/>
    <w:rsid w:val="45DA5688"/>
    <w:rsid w:val="45DCD953"/>
    <w:rsid w:val="45FDFEC8"/>
    <w:rsid w:val="467D465F"/>
    <w:rsid w:val="46840AED"/>
    <w:rsid w:val="46858255"/>
    <w:rsid w:val="4686F379"/>
    <w:rsid w:val="46D04E24"/>
    <w:rsid w:val="46DEAFDB"/>
    <w:rsid w:val="470341F4"/>
    <w:rsid w:val="472CE013"/>
    <w:rsid w:val="47451BC8"/>
    <w:rsid w:val="47485B90"/>
    <w:rsid w:val="475D9C98"/>
    <w:rsid w:val="477DA984"/>
    <w:rsid w:val="47866F49"/>
    <w:rsid w:val="478EBE62"/>
    <w:rsid w:val="47988F90"/>
    <w:rsid w:val="47ADE9FF"/>
    <w:rsid w:val="47EA83EB"/>
    <w:rsid w:val="47EA8728"/>
    <w:rsid w:val="48856F37"/>
    <w:rsid w:val="48DF65EF"/>
    <w:rsid w:val="48F30C2F"/>
    <w:rsid w:val="49061FDC"/>
    <w:rsid w:val="49227B38"/>
    <w:rsid w:val="49633776"/>
    <w:rsid w:val="496A24B6"/>
    <w:rsid w:val="49B5B63D"/>
    <w:rsid w:val="49F93E2D"/>
    <w:rsid w:val="4A01E7B6"/>
    <w:rsid w:val="4A1C1BCA"/>
    <w:rsid w:val="4A392944"/>
    <w:rsid w:val="4A5259C0"/>
    <w:rsid w:val="4A597106"/>
    <w:rsid w:val="4A62D7CF"/>
    <w:rsid w:val="4A799B72"/>
    <w:rsid w:val="4A85CFF2"/>
    <w:rsid w:val="4A8B6303"/>
    <w:rsid w:val="4AADC7AB"/>
    <w:rsid w:val="4ABE100B"/>
    <w:rsid w:val="4B0254B4"/>
    <w:rsid w:val="4B222BA1"/>
    <w:rsid w:val="4B2E64D6"/>
    <w:rsid w:val="4B4AF6A1"/>
    <w:rsid w:val="4B519714"/>
    <w:rsid w:val="4B643323"/>
    <w:rsid w:val="4BA3963C"/>
    <w:rsid w:val="4BA74D15"/>
    <w:rsid w:val="4BF26A27"/>
    <w:rsid w:val="4C16D7F5"/>
    <w:rsid w:val="4C1DA1F5"/>
    <w:rsid w:val="4C45C152"/>
    <w:rsid w:val="4C798DBF"/>
    <w:rsid w:val="4C925F68"/>
    <w:rsid w:val="4CE8A59C"/>
    <w:rsid w:val="4CF634FD"/>
    <w:rsid w:val="4D0B3297"/>
    <w:rsid w:val="4D2BA959"/>
    <w:rsid w:val="4D3336E5"/>
    <w:rsid w:val="4D649C9E"/>
    <w:rsid w:val="4D68FA2C"/>
    <w:rsid w:val="4D80BEA4"/>
    <w:rsid w:val="4DB92EF5"/>
    <w:rsid w:val="4DCCAFCF"/>
    <w:rsid w:val="4E032451"/>
    <w:rsid w:val="4E091420"/>
    <w:rsid w:val="4E0BF439"/>
    <w:rsid w:val="4E1BE70C"/>
    <w:rsid w:val="4E8305A1"/>
    <w:rsid w:val="4EAEF8AA"/>
    <w:rsid w:val="4ED18154"/>
    <w:rsid w:val="4EE6B417"/>
    <w:rsid w:val="4F254C92"/>
    <w:rsid w:val="4F674DB7"/>
    <w:rsid w:val="4F6C9FF4"/>
    <w:rsid w:val="4F917E60"/>
    <w:rsid w:val="4FBB0F26"/>
    <w:rsid w:val="4FDFE44C"/>
    <w:rsid w:val="50277B20"/>
    <w:rsid w:val="5040F0D2"/>
    <w:rsid w:val="506A26EE"/>
    <w:rsid w:val="506C640B"/>
    <w:rsid w:val="506E8128"/>
    <w:rsid w:val="50A46E06"/>
    <w:rsid w:val="511C5649"/>
    <w:rsid w:val="5153FEA2"/>
    <w:rsid w:val="5155BC14"/>
    <w:rsid w:val="5195A502"/>
    <w:rsid w:val="51A5531A"/>
    <w:rsid w:val="51CC733F"/>
    <w:rsid w:val="51E39A58"/>
    <w:rsid w:val="51F24A58"/>
    <w:rsid w:val="51F2EA87"/>
    <w:rsid w:val="52590242"/>
    <w:rsid w:val="527F5C15"/>
    <w:rsid w:val="530B8047"/>
    <w:rsid w:val="53176D9C"/>
    <w:rsid w:val="53221946"/>
    <w:rsid w:val="536C4922"/>
    <w:rsid w:val="53717CFA"/>
    <w:rsid w:val="538D21A7"/>
    <w:rsid w:val="53BCE4E3"/>
    <w:rsid w:val="53C38223"/>
    <w:rsid w:val="53F25CCA"/>
    <w:rsid w:val="54038FA5"/>
    <w:rsid w:val="5438E35F"/>
    <w:rsid w:val="54401117"/>
    <w:rsid w:val="54528065"/>
    <w:rsid w:val="5454190D"/>
    <w:rsid w:val="54DB5040"/>
    <w:rsid w:val="54F7082E"/>
    <w:rsid w:val="54FD1E37"/>
    <w:rsid w:val="552BE684"/>
    <w:rsid w:val="557CE27B"/>
    <w:rsid w:val="55A7F28F"/>
    <w:rsid w:val="55DBE178"/>
    <w:rsid w:val="55DC1129"/>
    <w:rsid w:val="566896F0"/>
    <w:rsid w:val="567134B1"/>
    <w:rsid w:val="56970138"/>
    <w:rsid w:val="569E9DBC"/>
    <w:rsid w:val="569FE462"/>
    <w:rsid w:val="57149F5E"/>
    <w:rsid w:val="5774795E"/>
    <w:rsid w:val="57BAEB1D"/>
    <w:rsid w:val="580C5D7A"/>
    <w:rsid w:val="580D0146"/>
    <w:rsid w:val="580E0FD6"/>
    <w:rsid w:val="58189713"/>
    <w:rsid w:val="5858E0BC"/>
    <w:rsid w:val="58613DC7"/>
    <w:rsid w:val="58EFB539"/>
    <w:rsid w:val="58F3AD92"/>
    <w:rsid w:val="590FCDE7"/>
    <w:rsid w:val="59429C43"/>
    <w:rsid w:val="598B328E"/>
    <w:rsid w:val="59B1C95E"/>
    <w:rsid w:val="59E64AF2"/>
    <w:rsid w:val="59E968E2"/>
    <w:rsid w:val="59FC8F0D"/>
    <w:rsid w:val="5A15A390"/>
    <w:rsid w:val="5A2308B5"/>
    <w:rsid w:val="5A427437"/>
    <w:rsid w:val="5A5CC6AF"/>
    <w:rsid w:val="5AF1F876"/>
    <w:rsid w:val="5B1AB672"/>
    <w:rsid w:val="5B40D2F5"/>
    <w:rsid w:val="5B7124C4"/>
    <w:rsid w:val="5B9E931B"/>
    <w:rsid w:val="5BAECE6B"/>
    <w:rsid w:val="5BB95B6B"/>
    <w:rsid w:val="5BD2DE54"/>
    <w:rsid w:val="5C1D8C9D"/>
    <w:rsid w:val="5C20FD8A"/>
    <w:rsid w:val="5C4CD0B3"/>
    <w:rsid w:val="5C898ACE"/>
    <w:rsid w:val="5C8991E0"/>
    <w:rsid w:val="5CD85F9D"/>
    <w:rsid w:val="5D2E2C16"/>
    <w:rsid w:val="5D6E88F6"/>
    <w:rsid w:val="5D853211"/>
    <w:rsid w:val="5D8EC02E"/>
    <w:rsid w:val="5D90D835"/>
    <w:rsid w:val="5D9846AB"/>
    <w:rsid w:val="5DA9911E"/>
    <w:rsid w:val="5DB49D0A"/>
    <w:rsid w:val="5DBDFDBB"/>
    <w:rsid w:val="5DF270BC"/>
    <w:rsid w:val="5DF27B28"/>
    <w:rsid w:val="5E33C718"/>
    <w:rsid w:val="5E4667DC"/>
    <w:rsid w:val="5E64A89E"/>
    <w:rsid w:val="5EBA177E"/>
    <w:rsid w:val="5F14E77E"/>
    <w:rsid w:val="5F7ADAF4"/>
    <w:rsid w:val="5FC2DD87"/>
    <w:rsid w:val="5FCFF022"/>
    <w:rsid w:val="5FD00CAA"/>
    <w:rsid w:val="5FEC0EEA"/>
    <w:rsid w:val="5FF80EB7"/>
    <w:rsid w:val="60144418"/>
    <w:rsid w:val="60152A68"/>
    <w:rsid w:val="60158995"/>
    <w:rsid w:val="60284204"/>
    <w:rsid w:val="602CD487"/>
    <w:rsid w:val="602D6C75"/>
    <w:rsid w:val="60378D08"/>
    <w:rsid w:val="6046C6A8"/>
    <w:rsid w:val="6054EC57"/>
    <w:rsid w:val="60689CFF"/>
    <w:rsid w:val="60B5B0B1"/>
    <w:rsid w:val="60B7B945"/>
    <w:rsid w:val="60D4E162"/>
    <w:rsid w:val="60D91E79"/>
    <w:rsid w:val="6118FDC9"/>
    <w:rsid w:val="612D9D6C"/>
    <w:rsid w:val="6140F6A4"/>
    <w:rsid w:val="614B2F1A"/>
    <w:rsid w:val="6157EA0F"/>
    <w:rsid w:val="617CB2B8"/>
    <w:rsid w:val="61D21959"/>
    <w:rsid w:val="620D36AB"/>
    <w:rsid w:val="6229DFA6"/>
    <w:rsid w:val="62625498"/>
    <w:rsid w:val="626CBBA9"/>
    <w:rsid w:val="62B1EB15"/>
    <w:rsid w:val="63041B47"/>
    <w:rsid w:val="630554BB"/>
    <w:rsid w:val="6316759F"/>
    <w:rsid w:val="6357B497"/>
    <w:rsid w:val="63698A93"/>
    <w:rsid w:val="63942F34"/>
    <w:rsid w:val="63A168FD"/>
    <w:rsid w:val="63A5E212"/>
    <w:rsid w:val="63B55C0A"/>
    <w:rsid w:val="63C753D4"/>
    <w:rsid w:val="640E1175"/>
    <w:rsid w:val="6410FF1B"/>
    <w:rsid w:val="64128AF2"/>
    <w:rsid w:val="641E1198"/>
    <w:rsid w:val="64484DCC"/>
    <w:rsid w:val="6451C4D6"/>
    <w:rsid w:val="6451FD12"/>
    <w:rsid w:val="645459D3"/>
    <w:rsid w:val="64548F98"/>
    <w:rsid w:val="64903671"/>
    <w:rsid w:val="649B6E93"/>
    <w:rsid w:val="64B94FB9"/>
    <w:rsid w:val="64BD8611"/>
    <w:rsid w:val="64CD7B4F"/>
    <w:rsid w:val="64CF1F91"/>
    <w:rsid w:val="64E9F20C"/>
    <w:rsid w:val="64F4945B"/>
    <w:rsid w:val="652BBB42"/>
    <w:rsid w:val="659A58CF"/>
    <w:rsid w:val="65BBA419"/>
    <w:rsid w:val="65D8672B"/>
    <w:rsid w:val="6610EB35"/>
    <w:rsid w:val="6635BAC9"/>
    <w:rsid w:val="66626010"/>
    <w:rsid w:val="667AFC47"/>
    <w:rsid w:val="667B83B2"/>
    <w:rsid w:val="6688127E"/>
    <w:rsid w:val="66AEBEEA"/>
    <w:rsid w:val="66C96292"/>
    <w:rsid w:val="66E345EB"/>
    <w:rsid w:val="66EAC1BA"/>
    <w:rsid w:val="67037264"/>
    <w:rsid w:val="6718F8A6"/>
    <w:rsid w:val="6732A027"/>
    <w:rsid w:val="67545564"/>
    <w:rsid w:val="67602BAD"/>
    <w:rsid w:val="676E4E47"/>
    <w:rsid w:val="6789B65A"/>
    <w:rsid w:val="6790A2C2"/>
    <w:rsid w:val="67910A7B"/>
    <w:rsid w:val="6798A3BE"/>
    <w:rsid w:val="679CA8CE"/>
    <w:rsid w:val="67E57E5A"/>
    <w:rsid w:val="67E57E5E"/>
    <w:rsid w:val="68399748"/>
    <w:rsid w:val="68401175"/>
    <w:rsid w:val="685A9AA3"/>
    <w:rsid w:val="6883AD8B"/>
    <w:rsid w:val="688C701F"/>
    <w:rsid w:val="68A47AB5"/>
    <w:rsid w:val="68D0A135"/>
    <w:rsid w:val="68EA9344"/>
    <w:rsid w:val="68ECBC23"/>
    <w:rsid w:val="69079A80"/>
    <w:rsid w:val="69A959D8"/>
    <w:rsid w:val="69BAFA4F"/>
    <w:rsid w:val="69CA5098"/>
    <w:rsid w:val="69F3EA98"/>
    <w:rsid w:val="6A412106"/>
    <w:rsid w:val="6A5AAE70"/>
    <w:rsid w:val="6A5E2A8B"/>
    <w:rsid w:val="6A6A5170"/>
    <w:rsid w:val="6A6B2182"/>
    <w:rsid w:val="6A7469E7"/>
    <w:rsid w:val="6AB56E82"/>
    <w:rsid w:val="6AC91865"/>
    <w:rsid w:val="6AD0FE75"/>
    <w:rsid w:val="6ADF45E7"/>
    <w:rsid w:val="6B58D254"/>
    <w:rsid w:val="6B6A0FFC"/>
    <w:rsid w:val="6BD7DD25"/>
    <w:rsid w:val="6BFC5F18"/>
    <w:rsid w:val="6C177467"/>
    <w:rsid w:val="6C4342AA"/>
    <w:rsid w:val="6C59B9CA"/>
    <w:rsid w:val="6C9506E2"/>
    <w:rsid w:val="6CB0E601"/>
    <w:rsid w:val="6CC21655"/>
    <w:rsid w:val="6D03E247"/>
    <w:rsid w:val="6D0C70CA"/>
    <w:rsid w:val="6D139D10"/>
    <w:rsid w:val="6D37A7E4"/>
    <w:rsid w:val="6D514F30"/>
    <w:rsid w:val="6D79149B"/>
    <w:rsid w:val="6D9C0F39"/>
    <w:rsid w:val="6DB68771"/>
    <w:rsid w:val="6DEB1E88"/>
    <w:rsid w:val="6E08D0FF"/>
    <w:rsid w:val="6E71D223"/>
    <w:rsid w:val="6E8BBFF4"/>
    <w:rsid w:val="6EC7244A"/>
    <w:rsid w:val="6EE860AF"/>
    <w:rsid w:val="6F059767"/>
    <w:rsid w:val="6FB62418"/>
    <w:rsid w:val="6FBD5FAF"/>
    <w:rsid w:val="6FBFACC8"/>
    <w:rsid w:val="6FFDC96E"/>
    <w:rsid w:val="7020960E"/>
    <w:rsid w:val="7032EFD4"/>
    <w:rsid w:val="704D85C4"/>
    <w:rsid w:val="708B08C0"/>
    <w:rsid w:val="70AD2561"/>
    <w:rsid w:val="70AE7375"/>
    <w:rsid w:val="70D9C215"/>
    <w:rsid w:val="70F97AAF"/>
    <w:rsid w:val="71169BE9"/>
    <w:rsid w:val="711BC75C"/>
    <w:rsid w:val="71237D12"/>
    <w:rsid w:val="71A335B5"/>
    <w:rsid w:val="71C7928E"/>
    <w:rsid w:val="71C920A4"/>
    <w:rsid w:val="71CA2577"/>
    <w:rsid w:val="71F7BC9C"/>
    <w:rsid w:val="721425FB"/>
    <w:rsid w:val="721C7EA2"/>
    <w:rsid w:val="72200171"/>
    <w:rsid w:val="7221A7CB"/>
    <w:rsid w:val="722370C6"/>
    <w:rsid w:val="724CACA7"/>
    <w:rsid w:val="726B3E33"/>
    <w:rsid w:val="72703577"/>
    <w:rsid w:val="727CA049"/>
    <w:rsid w:val="72808600"/>
    <w:rsid w:val="72B9FB36"/>
    <w:rsid w:val="72BA6199"/>
    <w:rsid w:val="72E0BA00"/>
    <w:rsid w:val="72E71978"/>
    <w:rsid w:val="731CDFDF"/>
    <w:rsid w:val="73294DE3"/>
    <w:rsid w:val="734648CB"/>
    <w:rsid w:val="7347782D"/>
    <w:rsid w:val="73775815"/>
    <w:rsid w:val="737E5875"/>
    <w:rsid w:val="739C9FC9"/>
    <w:rsid w:val="73AF1EEF"/>
    <w:rsid w:val="73B04031"/>
    <w:rsid w:val="73F2E6EE"/>
    <w:rsid w:val="73F80B59"/>
    <w:rsid w:val="7404F6A6"/>
    <w:rsid w:val="741EF545"/>
    <w:rsid w:val="74250ACC"/>
    <w:rsid w:val="74540B4A"/>
    <w:rsid w:val="7455CB97"/>
    <w:rsid w:val="74639278"/>
    <w:rsid w:val="74654C49"/>
    <w:rsid w:val="746D2C89"/>
    <w:rsid w:val="749507E9"/>
    <w:rsid w:val="749EEE72"/>
    <w:rsid w:val="74CB07F9"/>
    <w:rsid w:val="74CC6313"/>
    <w:rsid w:val="74CEF40C"/>
    <w:rsid w:val="74EDFD5A"/>
    <w:rsid w:val="74F7BD7A"/>
    <w:rsid w:val="75100BF1"/>
    <w:rsid w:val="75280D47"/>
    <w:rsid w:val="754FBF8F"/>
    <w:rsid w:val="75ACCD71"/>
    <w:rsid w:val="75B8A417"/>
    <w:rsid w:val="75D56298"/>
    <w:rsid w:val="75E69F73"/>
    <w:rsid w:val="76512D79"/>
    <w:rsid w:val="7663D234"/>
    <w:rsid w:val="767AF6F4"/>
    <w:rsid w:val="7687C5EB"/>
    <w:rsid w:val="76B4D071"/>
    <w:rsid w:val="76CE072F"/>
    <w:rsid w:val="770EE5C8"/>
    <w:rsid w:val="7711A56B"/>
    <w:rsid w:val="775AA7A9"/>
    <w:rsid w:val="775FAEFC"/>
    <w:rsid w:val="77AC7823"/>
    <w:rsid w:val="77F3E6D7"/>
    <w:rsid w:val="78299B9B"/>
    <w:rsid w:val="7856A858"/>
    <w:rsid w:val="788309C2"/>
    <w:rsid w:val="788A38B9"/>
    <w:rsid w:val="788B37ED"/>
    <w:rsid w:val="78A7EFE1"/>
    <w:rsid w:val="78FC475D"/>
    <w:rsid w:val="79105265"/>
    <w:rsid w:val="791A7B6E"/>
    <w:rsid w:val="791ADB57"/>
    <w:rsid w:val="79273718"/>
    <w:rsid w:val="794C6B88"/>
    <w:rsid w:val="79561569"/>
    <w:rsid w:val="796ACEF2"/>
    <w:rsid w:val="7989600E"/>
    <w:rsid w:val="798B8357"/>
    <w:rsid w:val="79B64571"/>
    <w:rsid w:val="79DE8F19"/>
    <w:rsid w:val="7A3E1C73"/>
    <w:rsid w:val="7AA98145"/>
    <w:rsid w:val="7AEFEAC5"/>
    <w:rsid w:val="7B01E5D6"/>
    <w:rsid w:val="7B028D95"/>
    <w:rsid w:val="7B05C417"/>
    <w:rsid w:val="7B38719E"/>
    <w:rsid w:val="7B5DE4C2"/>
    <w:rsid w:val="7B6C9624"/>
    <w:rsid w:val="7B6EE85B"/>
    <w:rsid w:val="7B7DF4D6"/>
    <w:rsid w:val="7BAC4968"/>
    <w:rsid w:val="7BB1CE6C"/>
    <w:rsid w:val="7BC53E12"/>
    <w:rsid w:val="7BEF5820"/>
    <w:rsid w:val="7C133778"/>
    <w:rsid w:val="7C276B73"/>
    <w:rsid w:val="7C29A1A1"/>
    <w:rsid w:val="7C2A58C2"/>
    <w:rsid w:val="7C3C0B27"/>
    <w:rsid w:val="7C6E4915"/>
    <w:rsid w:val="7C6EF45E"/>
    <w:rsid w:val="7C7266E0"/>
    <w:rsid w:val="7C7F5C1A"/>
    <w:rsid w:val="7C988AF4"/>
    <w:rsid w:val="7CBF8F98"/>
    <w:rsid w:val="7CCA0699"/>
    <w:rsid w:val="7CEE7639"/>
    <w:rsid w:val="7CEEF2AB"/>
    <w:rsid w:val="7CF5B90E"/>
    <w:rsid w:val="7D099C0B"/>
    <w:rsid w:val="7D5D8285"/>
    <w:rsid w:val="7DAC3FC7"/>
    <w:rsid w:val="7DB88A08"/>
    <w:rsid w:val="7DC3188F"/>
    <w:rsid w:val="7DD99524"/>
    <w:rsid w:val="7DF518D7"/>
    <w:rsid w:val="7DFFD734"/>
    <w:rsid w:val="7E07CAD7"/>
    <w:rsid w:val="7E110967"/>
    <w:rsid w:val="7E282601"/>
    <w:rsid w:val="7E3B2375"/>
    <w:rsid w:val="7E49BEF1"/>
    <w:rsid w:val="7E4CA772"/>
    <w:rsid w:val="7E59442A"/>
    <w:rsid w:val="7E64D9FC"/>
    <w:rsid w:val="7E6B86EC"/>
    <w:rsid w:val="7E7C4B45"/>
    <w:rsid w:val="7E7EABAA"/>
    <w:rsid w:val="7E90C4C4"/>
    <w:rsid w:val="7EE3A8D6"/>
    <w:rsid w:val="7EE8D265"/>
    <w:rsid w:val="7EFE9F9E"/>
    <w:rsid w:val="7F09CB03"/>
    <w:rsid w:val="7F116F8D"/>
    <w:rsid w:val="7F1A45C8"/>
    <w:rsid w:val="7FCA395F"/>
    <w:rsid w:val="7FD9353A"/>
    <w:rsid w:val="7FF4BD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E7AF"/>
  <w15:chartTrackingRefBased/>
  <w15:docId w15:val="{0E049BAA-0228-468D-B67F-08461BD85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l-SI"/>
    </w:rPr>
  </w:style>
  <w:style w:type="paragraph" w:styleId="Heading1">
    <w:name w:val="heading 1"/>
    <w:basedOn w:val="Normal"/>
    <w:next w:val="Normal"/>
    <w:link w:val="Heading1Char"/>
    <w:uiPriority w:val="9"/>
    <w:qFormat/>
    <w:rsid w:val="00D12D66"/>
    <w:pPr>
      <w:keepNext/>
      <w:keepLines/>
      <w:numPr>
        <w:numId w:val="17"/>
      </w:numPr>
      <w:spacing w:before="240" w:after="12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D12D66"/>
    <w:pPr>
      <w:keepNext/>
      <w:keepLines/>
      <w:numPr>
        <w:ilvl w:val="1"/>
        <w:numId w:val="17"/>
      </w:numPr>
      <w:spacing w:before="40" w:after="120"/>
      <w:outlineLvl w:val="1"/>
    </w:pPr>
    <w:rPr>
      <w:rFonts w:eastAsiaTheme="majorEastAsia" w:cstheme="minorHAnsi"/>
      <w:b/>
      <w:bCs/>
      <w:sz w:val="28"/>
      <w:szCs w:val="28"/>
    </w:rPr>
  </w:style>
  <w:style w:type="paragraph" w:styleId="Heading3">
    <w:name w:val="heading 3"/>
    <w:basedOn w:val="Normal"/>
    <w:next w:val="Normal"/>
    <w:link w:val="Heading3Char"/>
    <w:uiPriority w:val="9"/>
    <w:unhideWhenUsed/>
    <w:qFormat/>
    <w:rsid w:val="00007480"/>
    <w:pPr>
      <w:keepNext/>
      <w:keepLines/>
      <w:numPr>
        <w:ilvl w:val="2"/>
        <w:numId w:val="17"/>
      </w:numPr>
      <w:spacing w:before="40" w:after="120"/>
      <w:ind w:left="709" w:hanging="709"/>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2952F5"/>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A2789"/>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37A58"/>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37A58"/>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37A58"/>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7A58"/>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D66"/>
    <w:rPr>
      <w:rFonts w:eastAsiaTheme="majorEastAsia" w:cstheme="minorHAnsi"/>
      <w:b/>
      <w:bCs/>
      <w:sz w:val="32"/>
      <w:szCs w:val="32"/>
      <w:lang w:val="sl-SI"/>
    </w:rPr>
  </w:style>
  <w:style w:type="character" w:customStyle="1" w:styleId="Heading2Char">
    <w:name w:val="Heading 2 Char"/>
    <w:basedOn w:val="DefaultParagraphFont"/>
    <w:link w:val="Heading2"/>
    <w:uiPriority w:val="9"/>
    <w:rsid w:val="00D12D66"/>
    <w:rPr>
      <w:rFonts w:eastAsiaTheme="majorEastAsia" w:cstheme="minorHAnsi"/>
      <w:b/>
      <w:bCs/>
      <w:sz w:val="28"/>
      <w:szCs w:val="28"/>
      <w:lang w:val="sl-SI"/>
    </w:rPr>
  </w:style>
  <w:style w:type="paragraph" w:styleId="ListParagraph">
    <w:name w:val="List Paragraph"/>
    <w:basedOn w:val="Normal"/>
    <w:uiPriority w:val="34"/>
    <w:qFormat/>
    <w:rsid w:val="00420998"/>
    <w:pPr>
      <w:ind w:left="720"/>
      <w:contextualSpacing/>
    </w:pPr>
  </w:style>
  <w:style w:type="character" w:customStyle="1" w:styleId="Heading3Char">
    <w:name w:val="Heading 3 Char"/>
    <w:basedOn w:val="DefaultParagraphFont"/>
    <w:link w:val="Heading3"/>
    <w:uiPriority w:val="9"/>
    <w:rsid w:val="00007480"/>
    <w:rPr>
      <w:rFonts w:asciiTheme="majorHAnsi" w:eastAsiaTheme="majorEastAsia" w:hAnsiTheme="majorHAnsi" w:cstheme="majorBidi"/>
      <w:b/>
      <w:sz w:val="24"/>
      <w:szCs w:val="24"/>
      <w:lang w:val="sl-SI"/>
    </w:rPr>
  </w:style>
  <w:style w:type="character" w:customStyle="1" w:styleId="Heading4Char">
    <w:name w:val="Heading 4 Char"/>
    <w:basedOn w:val="DefaultParagraphFont"/>
    <w:link w:val="Heading4"/>
    <w:uiPriority w:val="9"/>
    <w:rsid w:val="002952F5"/>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433A6B"/>
    <w:pPr>
      <w:spacing w:line="240" w:lineRule="auto"/>
    </w:pPr>
    <w:rPr>
      <w:sz w:val="20"/>
      <w:szCs w:val="20"/>
    </w:rPr>
  </w:style>
  <w:style w:type="character" w:customStyle="1" w:styleId="CommentTextChar">
    <w:name w:val="Comment Text Char"/>
    <w:basedOn w:val="DefaultParagraphFont"/>
    <w:link w:val="CommentText"/>
    <w:uiPriority w:val="99"/>
    <w:rsid w:val="00433A6B"/>
    <w:rPr>
      <w:sz w:val="20"/>
      <w:szCs w:val="20"/>
    </w:rPr>
  </w:style>
  <w:style w:type="character" w:styleId="CommentReference">
    <w:name w:val="annotation reference"/>
    <w:basedOn w:val="DefaultParagraphFont"/>
    <w:uiPriority w:val="99"/>
    <w:semiHidden/>
    <w:unhideWhenUsed/>
    <w:rsid w:val="00433A6B"/>
    <w:rPr>
      <w:sz w:val="16"/>
      <w:szCs w:val="16"/>
    </w:rPr>
  </w:style>
  <w:style w:type="paragraph" w:styleId="Revision">
    <w:name w:val="Revision"/>
    <w:hidden/>
    <w:uiPriority w:val="99"/>
    <w:semiHidden/>
    <w:rsid w:val="008755D3"/>
    <w:pPr>
      <w:spacing w:after="0" w:line="240" w:lineRule="auto"/>
    </w:pPr>
  </w:style>
  <w:style w:type="character" w:styleId="Hyperlink">
    <w:name w:val="Hyperlink"/>
    <w:basedOn w:val="DefaultParagraphFont"/>
    <w:uiPriority w:val="99"/>
    <w:unhideWhenUsed/>
    <w:rsid w:val="00262250"/>
    <w:rPr>
      <w:color w:val="0563C1" w:themeColor="hyperlink"/>
      <w:u w:val="single"/>
    </w:rPr>
  </w:style>
  <w:style w:type="character" w:customStyle="1" w:styleId="Nerazreenaomemba1">
    <w:name w:val="Nerazrešena omemba1"/>
    <w:basedOn w:val="DefaultParagraphFont"/>
    <w:uiPriority w:val="99"/>
    <w:semiHidden/>
    <w:unhideWhenUsed/>
    <w:rsid w:val="00262250"/>
    <w:rPr>
      <w:color w:val="605E5C"/>
      <w:shd w:val="clear" w:color="auto" w:fill="E1DFDD"/>
    </w:rPr>
  </w:style>
  <w:style w:type="paragraph" w:styleId="Caption">
    <w:name w:val="caption"/>
    <w:basedOn w:val="Normal"/>
    <w:next w:val="Normal"/>
    <w:uiPriority w:val="35"/>
    <w:unhideWhenUsed/>
    <w:qFormat/>
    <w:rsid w:val="00AE699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7304E"/>
    <w:rPr>
      <w:color w:val="808080"/>
    </w:rPr>
  </w:style>
  <w:style w:type="character" w:styleId="FollowedHyperlink">
    <w:name w:val="FollowedHyperlink"/>
    <w:basedOn w:val="DefaultParagraphFont"/>
    <w:uiPriority w:val="99"/>
    <w:semiHidden/>
    <w:unhideWhenUsed/>
    <w:rsid w:val="00BC4C1E"/>
    <w:rPr>
      <w:color w:val="954F72" w:themeColor="followedHyperlink"/>
      <w:u w:val="single"/>
    </w:rPr>
  </w:style>
  <w:style w:type="character" w:customStyle="1" w:styleId="Heading5Char">
    <w:name w:val="Heading 5 Char"/>
    <w:basedOn w:val="DefaultParagraphFont"/>
    <w:link w:val="Heading5"/>
    <w:uiPriority w:val="9"/>
    <w:rsid w:val="004A2789"/>
    <w:rPr>
      <w:rFonts w:asciiTheme="majorHAnsi" w:eastAsiaTheme="majorEastAsia" w:hAnsiTheme="majorHAnsi" w:cstheme="majorBidi"/>
      <w:color w:val="2F5496" w:themeColor="accent1" w:themeShade="BF"/>
    </w:rPr>
  </w:style>
  <w:style w:type="paragraph" w:styleId="NoSpacing">
    <w:name w:val="No Spacing"/>
    <w:uiPriority w:val="1"/>
    <w:qFormat/>
    <w:rsid w:val="00706075"/>
    <w:pPr>
      <w:spacing w:after="0" w:line="240" w:lineRule="auto"/>
    </w:pPr>
  </w:style>
  <w:style w:type="paragraph" w:styleId="TOCHeading">
    <w:name w:val="TOC Heading"/>
    <w:basedOn w:val="Heading1"/>
    <w:next w:val="Normal"/>
    <w:uiPriority w:val="39"/>
    <w:unhideWhenUsed/>
    <w:qFormat/>
    <w:rsid w:val="00FD7212"/>
    <w:pPr>
      <w:outlineLvl w:val="9"/>
    </w:pPr>
  </w:style>
  <w:style w:type="paragraph" w:styleId="TOC1">
    <w:name w:val="toc 1"/>
    <w:basedOn w:val="Normal"/>
    <w:next w:val="Normal"/>
    <w:autoRedefine/>
    <w:uiPriority w:val="39"/>
    <w:unhideWhenUsed/>
    <w:rsid w:val="00FD7212"/>
    <w:pPr>
      <w:spacing w:after="100"/>
    </w:pPr>
  </w:style>
  <w:style w:type="paragraph" w:styleId="TOC2">
    <w:name w:val="toc 2"/>
    <w:basedOn w:val="Normal"/>
    <w:next w:val="Normal"/>
    <w:autoRedefine/>
    <w:uiPriority w:val="39"/>
    <w:unhideWhenUsed/>
    <w:rsid w:val="00FD7212"/>
    <w:pPr>
      <w:spacing w:after="100"/>
      <w:ind w:left="220"/>
    </w:pPr>
  </w:style>
  <w:style w:type="paragraph" w:styleId="TOC3">
    <w:name w:val="toc 3"/>
    <w:basedOn w:val="Normal"/>
    <w:next w:val="Normal"/>
    <w:autoRedefine/>
    <w:uiPriority w:val="39"/>
    <w:unhideWhenUsed/>
    <w:rsid w:val="00FD7212"/>
    <w:pPr>
      <w:spacing w:after="100"/>
      <w:ind w:left="440"/>
    </w:pPr>
  </w:style>
  <w:style w:type="paragraph" w:styleId="TableofFigures">
    <w:name w:val="table of figures"/>
    <w:basedOn w:val="Normal"/>
    <w:next w:val="Normal"/>
    <w:uiPriority w:val="99"/>
    <w:unhideWhenUsed/>
    <w:rsid w:val="00DD39F9"/>
    <w:pPr>
      <w:spacing w:after="0"/>
    </w:pPr>
  </w:style>
  <w:style w:type="paragraph" w:styleId="ListBullet">
    <w:name w:val="List Bullet"/>
    <w:basedOn w:val="Normal"/>
    <w:uiPriority w:val="99"/>
    <w:unhideWhenUsed/>
    <w:rsid w:val="00FF7751"/>
    <w:pPr>
      <w:numPr>
        <w:numId w:val="10"/>
      </w:numPr>
      <w:contextualSpacing/>
    </w:pPr>
  </w:style>
  <w:style w:type="paragraph" w:styleId="CommentSubject">
    <w:name w:val="annotation subject"/>
    <w:basedOn w:val="CommentText"/>
    <w:next w:val="CommentText"/>
    <w:link w:val="CommentSubjectChar"/>
    <w:uiPriority w:val="99"/>
    <w:semiHidden/>
    <w:unhideWhenUsed/>
    <w:rsid w:val="00C95CBC"/>
    <w:rPr>
      <w:b/>
      <w:bCs/>
    </w:rPr>
  </w:style>
  <w:style w:type="character" w:customStyle="1" w:styleId="CommentSubjectChar">
    <w:name w:val="Comment Subject Char"/>
    <w:basedOn w:val="CommentTextChar"/>
    <w:link w:val="CommentSubject"/>
    <w:uiPriority w:val="99"/>
    <w:semiHidden/>
    <w:rsid w:val="00C95CBC"/>
    <w:rPr>
      <w:b/>
      <w:bCs/>
      <w:sz w:val="20"/>
      <w:szCs w:val="20"/>
    </w:rPr>
  </w:style>
  <w:style w:type="paragraph" w:styleId="BalloonText">
    <w:name w:val="Balloon Text"/>
    <w:basedOn w:val="Normal"/>
    <w:link w:val="BalloonTextChar"/>
    <w:uiPriority w:val="99"/>
    <w:semiHidden/>
    <w:unhideWhenUsed/>
    <w:rsid w:val="000E0F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0FB5"/>
    <w:rPr>
      <w:rFonts w:ascii="Segoe UI" w:hAnsi="Segoe UI" w:cs="Segoe UI"/>
      <w:sz w:val="18"/>
      <w:szCs w:val="18"/>
    </w:rPr>
  </w:style>
  <w:style w:type="character" w:customStyle="1" w:styleId="Heading6Char">
    <w:name w:val="Heading 6 Char"/>
    <w:basedOn w:val="DefaultParagraphFont"/>
    <w:link w:val="Heading6"/>
    <w:uiPriority w:val="9"/>
    <w:semiHidden/>
    <w:rsid w:val="00137A58"/>
    <w:rPr>
      <w:rFonts w:asciiTheme="majorHAnsi" w:eastAsiaTheme="majorEastAsia" w:hAnsiTheme="majorHAnsi" w:cstheme="majorBidi"/>
      <w:color w:val="1F3763" w:themeColor="accent1" w:themeShade="7F"/>
      <w:lang w:val="sl-SI"/>
    </w:rPr>
  </w:style>
  <w:style w:type="character" w:customStyle="1" w:styleId="Nerazreenaomemba2">
    <w:name w:val="Nerazrešena omemba2"/>
    <w:basedOn w:val="DefaultParagraphFont"/>
    <w:uiPriority w:val="99"/>
    <w:semiHidden/>
    <w:unhideWhenUsed/>
    <w:rsid w:val="00D07D4A"/>
    <w:rPr>
      <w:color w:val="605E5C"/>
      <w:shd w:val="clear" w:color="auto" w:fill="E1DFDD"/>
    </w:rPr>
  </w:style>
  <w:style w:type="paragraph" w:customStyle="1" w:styleId="paragraph">
    <w:name w:val="paragraph"/>
    <w:basedOn w:val="Normal"/>
    <w:rsid w:val="00D07D4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D07D4A"/>
  </w:style>
  <w:style w:type="character" w:customStyle="1" w:styleId="spellingerror">
    <w:name w:val="spellingerror"/>
    <w:basedOn w:val="DefaultParagraphFont"/>
    <w:rsid w:val="00D07D4A"/>
  </w:style>
  <w:style w:type="character" w:customStyle="1" w:styleId="eop">
    <w:name w:val="eop"/>
    <w:basedOn w:val="DefaultParagraphFont"/>
    <w:rsid w:val="00D07D4A"/>
  </w:style>
  <w:style w:type="character" w:customStyle="1" w:styleId="Heading7Char">
    <w:name w:val="Heading 7 Char"/>
    <w:basedOn w:val="DefaultParagraphFont"/>
    <w:link w:val="Heading7"/>
    <w:uiPriority w:val="9"/>
    <w:semiHidden/>
    <w:rsid w:val="00137A58"/>
    <w:rPr>
      <w:rFonts w:asciiTheme="majorHAnsi" w:eastAsiaTheme="majorEastAsia" w:hAnsiTheme="majorHAnsi" w:cstheme="majorBidi"/>
      <w:i/>
      <w:iCs/>
      <w:color w:val="1F3763" w:themeColor="accent1" w:themeShade="7F"/>
      <w:lang w:val="sl-SI"/>
    </w:rPr>
  </w:style>
  <w:style w:type="character" w:customStyle="1" w:styleId="Heading8Char">
    <w:name w:val="Heading 8 Char"/>
    <w:basedOn w:val="DefaultParagraphFont"/>
    <w:link w:val="Heading8"/>
    <w:uiPriority w:val="9"/>
    <w:semiHidden/>
    <w:rsid w:val="00137A58"/>
    <w:rPr>
      <w:rFonts w:asciiTheme="majorHAnsi" w:eastAsiaTheme="majorEastAsia" w:hAnsiTheme="majorHAnsi" w:cstheme="majorBidi"/>
      <w:color w:val="272727" w:themeColor="text1" w:themeTint="D8"/>
      <w:sz w:val="21"/>
      <w:szCs w:val="21"/>
      <w:lang w:val="sl-SI"/>
    </w:rPr>
  </w:style>
  <w:style w:type="character" w:customStyle="1" w:styleId="Heading9Char">
    <w:name w:val="Heading 9 Char"/>
    <w:basedOn w:val="DefaultParagraphFont"/>
    <w:link w:val="Heading9"/>
    <w:uiPriority w:val="9"/>
    <w:semiHidden/>
    <w:rsid w:val="00137A58"/>
    <w:rPr>
      <w:rFonts w:asciiTheme="majorHAnsi" w:eastAsiaTheme="majorEastAsia" w:hAnsiTheme="majorHAnsi" w:cstheme="majorBidi"/>
      <w:i/>
      <w:iCs/>
      <w:color w:val="272727" w:themeColor="text1" w:themeTint="D8"/>
      <w:sz w:val="21"/>
      <w:szCs w:val="21"/>
      <w:lang w:val="sl-SI"/>
    </w:rPr>
  </w:style>
  <w:style w:type="paragraph" w:styleId="Header">
    <w:name w:val="header"/>
    <w:basedOn w:val="Normal"/>
    <w:link w:val="HeaderChar"/>
    <w:uiPriority w:val="99"/>
    <w:unhideWhenUsed/>
    <w:rsid w:val="00CF64A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64AB"/>
    <w:rPr>
      <w:lang w:val="sl-SI"/>
    </w:rPr>
  </w:style>
  <w:style w:type="paragraph" w:styleId="Footer">
    <w:name w:val="footer"/>
    <w:basedOn w:val="Normal"/>
    <w:link w:val="FooterChar"/>
    <w:uiPriority w:val="99"/>
    <w:unhideWhenUsed/>
    <w:rsid w:val="00CF64A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64AB"/>
    <w:rPr>
      <w:lang w:val="sl-SI"/>
    </w:rPr>
  </w:style>
  <w:style w:type="character" w:customStyle="1" w:styleId="UnresolvedMention1">
    <w:name w:val="Unresolved Mention1"/>
    <w:basedOn w:val="DefaultParagraphFont"/>
    <w:uiPriority w:val="99"/>
    <w:semiHidden/>
    <w:unhideWhenUsed/>
    <w:rsid w:val="00D266B0"/>
    <w:rPr>
      <w:color w:val="605E5C"/>
      <w:shd w:val="clear" w:color="auto" w:fill="E1DFDD"/>
    </w:rPr>
  </w:style>
  <w:style w:type="table" w:styleId="TableGrid">
    <w:name w:val="Table Grid"/>
    <w:basedOn w:val="TableNormal"/>
    <w:uiPriority w:val="59"/>
    <w:rsid w:val="0065757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dnoteText">
    <w:name w:val="endnote text"/>
    <w:basedOn w:val="Normal"/>
    <w:link w:val="EndnoteTextChar"/>
    <w:uiPriority w:val="99"/>
    <w:semiHidden/>
    <w:unhideWhenUsed/>
    <w:rsid w:val="004A79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7911"/>
    <w:rPr>
      <w:sz w:val="20"/>
      <w:szCs w:val="20"/>
      <w:lang w:val="sl-SI"/>
    </w:rPr>
  </w:style>
  <w:style w:type="character" w:styleId="EndnoteReference">
    <w:name w:val="endnote reference"/>
    <w:basedOn w:val="DefaultParagraphFont"/>
    <w:uiPriority w:val="99"/>
    <w:semiHidden/>
    <w:unhideWhenUsed/>
    <w:rsid w:val="004A7911"/>
    <w:rPr>
      <w:vertAlign w:val="superscript"/>
    </w:rPr>
  </w:style>
  <w:style w:type="paragraph" w:styleId="HTMLPreformatted">
    <w:name w:val="HTML Preformatted"/>
    <w:basedOn w:val="Normal"/>
    <w:link w:val="HTMLPreformattedChar"/>
    <w:uiPriority w:val="99"/>
    <w:semiHidden/>
    <w:unhideWhenUsed/>
    <w:rsid w:val="004A7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A791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1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789115">
      <w:bodyDiv w:val="1"/>
      <w:marLeft w:val="0"/>
      <w:marRight w:val="0"/>
      <w:marTop w:val="0"/>
      <w:marBottom w:val="0"/>
      <w:divBdr>
        <w:top w:val="none" w:sz="0" w:space="0" w:color="auto"/>
        <w:left w:val="none" w:sz="0" w:space="0" w:color="auto"/>
        <w:bottom w:val="none" w:sz="0" w:space="0" w:color="auto"/>
        <w:right w:val="none" w:sz="0" w:space="0" w:color="auto"/>
      </w:divBdr>
      <w:divsChild>
        <w:div w:id="1036194778">
          <w:marLeft w:val="0"/>
          <w:marRight w:val="0"/>
          <w:marTop w:val="0"/>
          <w:marBottom w:val="0"/>
          <w:divBdr>
            <w:top w:val="none" w:sz="0" w:space="0" w:color="auto"/>
            <w:left w:val="none" w:sz="0" w:space="0" w:color="auto"/>
            <w:bottom w:val="none" w:sz="0" w:space="0" w:color="auto"/>
            <w:right w:val="none" w:sz="0" w:space="0" w:color="auto"/>
          </w:divBdr>
          <w:divsChild>
            <w:div w:id="237985263">
              <w:marLeft w:val="0"/>
              <w:marRight w:val="0"/>
              <w:marTop w:val="0"/>
              <w:marBottom w:val="0"/>
              <w:divBdr>
                <w:top w:val="none" w:sz="0" w:space="0" w:color="auto"/>
                <w:left w:val="none" w:sz="0" w:space="0" w:color="auto"/>
                <w:bottom w:val="none" w:sz="0" w:space="0" w:color="auto"/>
                <w:right w:val="none" w:sz="0" w:space="0" w:color="auto"/>
              </w:divBdr>
              <w:divsChild>
                <w:div w:id="1835755905">
                  <w:marLeft w:val="0"/>
                  <w:marRight w:val="0"/>
                  <w:marTop w:val="0"/>
                  <w:marBottom w:val="0"/>
                  <w:divBdr>
                    <w:top w:val="none" w:sz="0" w:space="0" w:color="auto"/>
                    <w:left w:val="none" w:sz="0" w:space="0" w:color="auto"/>
                    <w:bottom w:val="none" w:sz="0" w:space="0" w:color="auto"/>
                    <w:right w:val="none" w:sz="0" w:space="0" w:color="auto"/>
                  </w:divBdr>
                  <w:divsChild>
                    <w:div w:id="5279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13128">
      <w:bodyDiv w:val="1"/>
      <w:marLeft w:val="0"/>
      <w:marRight w:val="0"/>
      <w:marTop w:val="0"/>
      <w:marBottom w:val="0"/>
      <w:divBdr>
        <w:top w:val="none" w:sz="0" w:space="0" w:color="auto"/>
        <w:left w:val="none" w:sz="0" w:space="0" w:color="auto"/>
        <w:bottom w:val="none" w:sz="0" w:space="0" w:color="auto"/>
        <w:right w:val="none" w:sz="0" w:space="0" w:color="auto"/>
      </w:divBdr>
    </w:div>
    <w:div w:id="1484345856">
      <w:bodyDiv w:val="1"/>
      <w:marLeft w:val="0"/>
      <w:marRight w:val="0"/>
      <w:marTop w:val="0"/>
      <w:marBottom w:val="0"/>
      <w:divBdr>
        <w:top w:val="none" w:sz="0" w:space="0" w:color="auto"/>
        <w:left w:val="none" w:sz="0" w:space="0" w:color="auto"/>
        <w:bottom w:val="none" w:sz="0" w:space="0" w:color="auto"/>
        <w:right w:val="none" w:sz="0" w:space="0" w:color="auto"/>
      </w:divBdr>
    </w:div>
    <w:div w:id="1582450468">
      <w:bodyDiv w:val="1"/>
      <w:marLeft w:val="0"/>
      <w:marRight w:val="0"/>
      <w:marTop w:val="0"/>
      <w:marBottom w:val="0"/>
      <w:divBdr>
        <w:top w:val="none" w:sz="0" w:space="0" w:color="auto"/>
        <w:left w:val="none" w:sz="0" w:space="0" w:color="auto"/>
        <w:bottom w:val="none" w:sz="0" w:space="0" w:color="auto"/>
        <w:right w:val="none" w:sz="0" w:space="0" w:color="auto"/>
      </w:divBdr>
      <w:divsChild>
        <w:div w:id="958343684">
          <w:marLeft w:val="0"/>
          <w:marRight w:val="0"/>
          <w:marTop w:val="0"/>
          <w:marBottom w:val="0"/>
          <w:divBdr>
            <w:top w:val="none" w:sz="0" w:space="0" w:color="auto"/>
            <w:left w:val="none" w:sz="0" w:space="0" w:color="auto"/>
            <w:bottom w:val="none" w:sz="0" w:space="0" w:color="auto"/>
            <w:right w:val="none" w:sz="0" w:space="0" w:color="auto"/>
          </w:divBdr>
          <w:divsChild>
            <w:div w:id="1908568544">
              <w:marLeft w:val="0"/>
              <w:marRight w:val="0"/>
              <w:marTop w:val="0"/>
              <w:marBottom w:val="0"/>
              <w:divBdr>
                <w:top w:val="none" w:sz="0" w:space="0" w:color="auto"/>
                <w:left w:val="none" w:sz="0" w:space="0" w:color="auto"/>
                <w:bottom w:val="none" w:sz="0" w:space="0" w:color="auto"/>
                <w:right w:val="none" w:sz="0" w:space="0" w:color="auto"/>
              </w:divBdr>
              <w:divsChild>
                <w:div w:id="642194060">
                  <w:marLeft w:val="0"/>
                  <w:marRight w:val="0"/>
                  <w:marTop w:val="0"/>
                  <w:marBottom w:val="0"/>
                  <w:divBdr>
                    <w:top w:val="none" w:sz="0" w:space="0" w:color="auto"/>
                    <w:left w:val="none" w:sz="0" w:space="0" w:color="auto"/>
                    <w:bottom w:val="none" w:sz="0" w:space="0" w:color="auto"/>
                    <w:right w:val="none" w:sz="0" w:space="0" w:color="auto"/>
                  </w:divBdr>
                  <w:divsChild>
                    <w:div w:id="18098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552609">
      <w:bodyDiv w:val="1"/>
      <w:marLeft w:val="0"/>
      <w:marRight w:val="0"/>
      <w:marTop w:val="0"/>
      <w:marBottom w:val="0"/>
      <w:divBdr>
        <w:top w:val="none" w:sz="0" w:space="0" w:color="auto"/>
        <w:left w:val="none" w:sz="0" w:space="0" w:color="auto"/>
        <w:bottom w:val="none" w:sz="0" w:space="0" w:color="auto"/>
        <w:right w:val="none" w:sz="0" w:space="0" w:color="auto"/>
      </w:divBdr>
    </w:div>
    <w:div w:id="207782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sl.wikisource.org/wiki/Kam%3F_(France_Pre%C5%A1eren)" TargetMode="External"/><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sl.wikisource.org/wiki/Vinjete" TargetMode="External"/><Relationship Id="rId68" Type="http://schemas.openxmlformats.org/officeDocument/2006/relationships/hyperlink" Target="https://sl.wikisource.org/wiki/Kralj_na_Betajnovi" TargetMode="External"/><Relationship Id="rId84" Type="http://schemas.openxmlformats.org/officeDocument/2006/relationships/hyperlink" Target="https://sl.wikisource.org/wiki/O%C4%8Detov_na%C5%A1ih_imenitne_dela" TargetMode="External"/><Relationship Id="rId89" Type="http://schemas.openxmlformats.org/officeDocument/2006/relationships/hyperlink" Target="https://sl.wikisource.org/wiki/%C5%BDalostna_kom%C3%BA_neznana_je_resnica,_de_jo_ljubim" TargetMode="External"/><Relationship Id="rId112" Type="http://schemas.openxmlformats.org/officeDocument/2006/relationships/hyperlink" Target="https://sl.wikisource.org/wiki/Mornar_(France_Pre%C5%A1eren)" TargetMode="External"/><Relationship Id="rId16" Type="http://schemas.openxmlformats.org/officeDocument/2006/relationships/header" Target="header1.xml"/><Relationship Id="rId107" Type="http://schemas.openxmlformats.org/officeDocument/2006/relationships/hyperlink" Target="https://sl.wikisource.org/wiki/Zapu%C5%A1ena" TargetMode="External"/><Relationship Id="rId11" Type="http://schemas.openxmlformats.org/officeDocument/2006/relationships/image" Target="media/image1.jp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hyperlink" Target="https://orangedatamining.com/widget-catalog/" TargetMode="External"/><Relationship Id="rId58" Type="http://schemas.openxmlformats.org/officeDocument/2006/relationships/hyperlink" Target="https://sl.wikisource.org/wiki/%C5%BDivljenje_in_smrt_Petra_Novljana" TargetMode="External"/><Relationship Id="rId74" Type="http://schemas.openxmlformats.org/officeDocument/2006/relationships/hyperlink" Target="https://sl.wikisource.org/wiki/V_mese%C4%8Dini" TargetMode="External"/><Relationship Id="rId79" Type="http://schemas.openxmlformats.org/officeDocument/2006/relationships/hyperlink" Target="https://sl.wikisource.org/wiki/Je_od_vesel%27ga_%C4%8Dasa_teklo_leto" TargetMode="External"/><Relationship Id="rId102" Type="http://schemas.openxmlformats.org/officeDocument/2006/relationships/hyperlink" Target="https://sl.wikisource.org/wiki/Dohtar" TargetMode="External"/><Relationship Id="rId123" Type="http://schemas.openxmlformats.org/officeDocument/2006/relationships/hyperlink" Target="https://sl.wikisource.org/wiki/%C5%BDupanova_Micka" TargetMode="External"/><Relationship Id="rId128" Type="http://schemas.openxmlformats.org/officeDocument/2006/relationships/theme" Target="theme/theme1.xml"/><Relationship Id="rId5" Type="http://schemas.openxmlformats.org/officeDocument/2006/relationships/numbering" Target="numbering.xml"/><Relationship Id="rId90" Type="http://schemas.openxmlformats.org/officeDocument/2006/relationships/hyperlink" Target="https://sl.wikisource.org/wiki/O%C4%8Di_sem_ve%C4%8Dkrat_pra%C5%A1al,_ali_smem" TargetMode="External"/><Relationship Id="rId95" Type="http://schemas.openxmlformats.org/officeDocument/2006/relationships/hyperlink" Target="https://sl.wikisource.org/wiki/Neiztrohnjeno_srce"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s://sl.wikisource.org/wiki/Romanti%C4%8Dne_du%C5%A1e" TargetMode="External"/><Relationship Id="rId69" Type="http://schemas.openxmlformats.org/officeDocument/2006/relationships/hyperlink" Target="https://sl.wikisource.org/wiki/Za_narodov_blagor" TargetMode="External"/><Relationship Id="rId113" Type="http://schemas.openxmlformats.org/officeDocument/2006/relationships/hyperlink" Target="https://sl.wikisource.org/wiki/Zgubljena_vera" TargetMode="External"/><Relationship Id="rId118" Type="http://schemas.openxmlformats.org/officeDocument/2006/relationships/hyperlink" Target="https://sl.wikisource.org/wiki/Pro%C5%A1nja_(France_Pre%C5%A1eren)" TargetMode="External"/><Relationship Id="rId80" Type="http://schemas.openxmlformats.org/officeDocument/2006/relationships/hyperlink" Target="https://sl.wikisource.org/wiki/Kup%C3%ADdo!_t%C3%AD_in_tvoja_lepa_starka" TargetMode="External"/><Relationship Id="rId85" Type="http://schemas.openxmlformats.org/officeDocument/2006/relationships/hyperlink" Target="https://sl.wikisource.org/wiki/Kdor_jih_bere,_vsak_druga%C4%8Di_pesmi_moje_sodi" TargetMode="External"/><Relationship Id="rId12" Type="http://schemas.openxmlformats.org/officeDocument/2006/relationships/comments" Target="comments.xml"/><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hyperlink" Target="https://sl.wikisource.org/wiki/Ob_zori" TargetMode="External"/><Relationship Id="rId103" Type="http://schemas.openxmlformats.org/officeDocument/2006/relationships/hyperlink" Target="https://sl.wikisource.org/wiki/U%C4%8Denec" TargetMode="External"/><Relationship Id="rId108" Type="http://schemas.openxmlformats.org/officeDocument/2006/relationships/hyperlink" Target="https://sl.wikisource.org/wiki/Od_%C5%BEelezne_ceste" TargetMode="External"/><Relationship Id="rId124" Type="http://schemas.openxmlformats.org/officeDocument/2006/relationships/header" Target="header4.xml"/><Relationship Id="rId54" Type="http://schemas.openxmlformats.org/officeDocument/2006/relationships/hyperlink" Target="https://sl.wikisource.org/wiki/Kri%C5%BE_na_gori" TargetMode="External"/><Relationship Id="rId70" Type="http://schemas.openxmlformats.org/officeDocument/2006/relationships/hyperlink" Target="https://sl.wikisource.org/wiki/Jakob_Ruda" TargetMode="External"/><Relationship Id="rId75" Type="http://schemas.openxmlformats.org/officeDocument/2006/relationships/hyperlink" Target="https://sl.wikisource.org/wiki/Potepuh_Marko_in_kralj_Matja%C5%BE" TargetMode="External"/><Relationship Id="rId91" Type="http://schemas.openxmlformats.org/officeDocument/2006/relationships/hyperlink" Target="https://sl.wikisource.org/wiki/Pesem_moja_je_posoda_tvojega_imena" TargetMode="External"/><Relationship Id="rId96" Type="http://schemas.openxmlformats.org/officeDocument/2006/relationships/hyperlink" Target="https://sl.wikisource.org/wiki/Prekop"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hyperlink" Target="https://sl.wikisource.org/wiki/Sila_spomina_(France_Pre%C5%A1eren)" TargetMode="External"/><Relationship Id="rId119" Type="http://schemas.openxmlformats.org/officeDocument/2006/relationships/hyperlink" Target="https://sl.wikisource.org/wiki/Pod_oknam" TargetMode="External"/><Relationship Id="rId44" Type="http://schemas.openxmlformats.org/officeDocument/2006/relationships/image" Target="media/image26.png"/><Relationship Id="rId60" Type="http://schemas.openxmlformats.org/officeDocument/2006/relationships/hyperlink" Target="https://sl.wikisource.org/wiki/Na_klancu" TargetMode="External"/><Relationship Id="rId65" Type="http://schemas.openxmlformats.org/officeDocument/2006/relationships/hyperlink" Target="https://sl.wikisource.org/wiki/Lepa_Vida_(Ivan_Cankar)" TargetMode="External"/><Relationship Id="rId81" Type="http://schemas.openxmlformats.org/officeDocument/2006/relationships/hyperlink" Target="https://sl.wikisource.org/wiki/Dve_sestri_videle_so_zmoti_vdane" TargetMode="External"/><Relationship Id="rId86" Type="http://schemas.openxmlformats.org/officeDocument/2006/relationships/hyperlink" Target="https://sl.wikisource.org/wiki/Al_bo_kal_pognalo_seme,_kdor_ga_seje,_sam_ne_ve" TargetMode="External"/><Relationship Id="rId13" Type="http://schemas.microsoft.com/office/2011/relationships/commentsExtended" Target="commentsExtended.xml"/><Relationship Id="rId18" Type="http://schemas.openxmlformats.org/officeDocument/2006/relationships/header" Target="header2.xml"/><Relationship Id="rId39" Type="http://schemas.openxmlformats.org/officeDocument/2006/relationships/image" Target="media/image21.png"/><Relationship Id="rId109" Type="http://schemas.openxmlformats.org/officeDocument/2006/relationships/hyperlink" Target="https://sl.wikisource.org/wiki/V_spomin_Valentina_Vodnika" TargetMode="Externa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hyperlink" Target="https://sl.wikisource.org/wiki/Hi%C5%A1a_Marije_Pomo%C4%8Dnice" TargetMode="External"/><Relationship Id="rId76" Type="http://schemas.openxmlformats.org/officeDocument/2006/relationships/hyperlink" Target="https://sl.wikisource.org/wiki/Sanjalo_se_mi_je,_de_v_svetem_raji" TargetMode="External"/><Relationship Id="rId97" Type="http://schemas.openxmlformats.org/officeDocument/2006/relationships/hyperlink" Target="https://sl.wikisource.org/wiki/Povodni_mo%C5%BE_(France_Pre%C5%A1eren)" TargetMode="External"/><Relationship Id="rId104" Type="http://schemas.openxmlformats.org/officeDocument/2006/relationships/hyperlink" Target="https://sl.wikisource.org/wiki/H%C4%8Dere_svet" TargetMode="External"/><Relationship Id="rId120" Type="http://schemas.openxmlformats.org/officeDocument/2006/relationships/hyperlink" Target="https://sl.wikisource.org/wiki/Dekletam" TargetMode="External"/><Relationship Id="rId125"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sl.wikisource.org/wiki/Nina_(Ivan_Cankar)" TargetMode="External"/><Relationship Id="rId92" Type="http://schemas.openxmlformats.org/officeDocument/2006/relationships/hyperlink" Target="https://sl.wikisource.org/wiki/Orglar"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sl.wikisource.org/wiki/Hlapci" TargetMode="External"/><Relationship Id="rId87" Type="http://schemas.openxmlformats.org/officeDocument/2006/relationships/hyperlink" Target="https://sl.wikisource.org/wiki/Med_otr%C3%B3ci_si_igrala,_draga!_lani_%E2%80%93_%C4%8Das_hiti" TargetMode="External"/><Relationship Id="rId110" Type="http://schemas.openxmlformats.org/officeDocument/2006/relationships/hyperlink" Target="https://sl.wikisource.org/wiki/Zdravljica" TargetMode="External"/><Relationship Id="rId115" Type="http://schemas.openxmlformats.org/officeDocument/2006/relationships/hyperlink" Target="https://sl.wikisource.org/wiki/K_slovesu" TargetMode="External"/><Relationship Id="rId61" Type="http://schemas.openxmlformats.org/officeDocument/2006/relationships/hyperlink" Target="https://sl.wikisource.org/wiki/Tujci" TargetMode="External"/><Relationship Id="rId82" Type="http://schemas.openxmlformats.org/officeDocument/2006/relationships/hyperlink" Target="https://sl.wikisource.org/wiki/Tak_kakor_hrepen%C3%AD_oko_%C4%8Dolnarja" TargetMode="External"/><Relationship Id="rId19" Type="http://schemas.openxmlformats.org/officeDocument/2006/relationships/header" Target="header3.xml"/><Relationship Id="rId14" Type="http://schemas.microsoft.com/office/2016/09/relationships/commentsIds" Target="commentsIds.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hyperlink" Target="https://sl.wikisource.org/wiki/Gospa_Judit" TargetMode="External"/><Relationship Id="rId77" Type="http://schemas.openxmlformats.org/officeDocument/2006/relationships/hyperlink" Target="https://sl.wikisource.org/wiki/Ni_znal_molitve_%C5%BElahtni%C4%8D_trde_glave" TargetMode="External"/><Relationship Id="rId100" Type="http://schemas.openxmlformats.org/officeDocument/2006/relationships/hyperlink" Target="https://sl.wikisource.org/wiki/Judovsko_dekle" TargetMode="External"/><Relationship Id="rId105" Type="http://schemas.openxmlformats.org/officeDocument/2006/relationships/hyperlink" Target="https://sl.wikisource.org/wiki/Pevcu" TargetMode="External"/><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hyperlink" Target="https://sl.wikisource.org/wiki/Martin_Ka%C4%8Dur" TargetMode="External"/><Relationship Id="rId93" Type="http://schemas.openxmlformats.org/officeDocument/2006/relationships/hyperlink" Target="https://sl.wikisource.org/wiki/Ribi%C4%8D" TargetMode="External"/><Relationship Id="rId98" Type="http://schemas.openxmlformats.org/officeDocument/2006/relationships/hyperlink" Target="https://sl.wikisource.org/wiki/Lenora" TargetMode="External"/><Relationship Id="rId121" Type="http://schemas.openxmlformats.org/officeDocument/2006/relationships/hyperlink" Target="https://sl.wikisource.org/wiki/Krst_pri_Savici"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hyperlink" Target="https://sl.wikisource.org/wiki/Pohuj%C5%A1anje_v_dolini_%C5%A1entflorjanski" TargetMode="External"/><Relationship Id="rId116" Type="http://schemas.openxmlformats.org/officeDocument/2006/relationships/hyperlink" Target="https://sl.wikisource.org/wiki/Ukazi" TargetMode="External"/><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hyperlink" Target="https://sl.wikisource.org/wiki/Knjiga_za_lahkomiselne_ljudi" TargetMode="External"/><Relationship Id="rId83" Type="http://schemas.openxmlformats.org/officeDocument/2006/relationships/hyperlink" Target="https://sl.wikisource.org/wiki/Vrh_sonca_sije_soncov_cela_%C4%8D%C3%A9da" TargetMode="External"/><Relationship Id="rId88" Type="http://schemas.openxmlformats.org/officeDocument/2006/relationships/hyperlink" Target="https://sl.wikisource.org/wiki/Draga!_vem,_kako_pri_tebi_me_opravljajo_%C5%BEenice" TargetMode="External"/><Relationship Id="rId111" Type="http://schemas.openxmlformats.org/officeDocument/2006/relationships/hyperlink" Target="https://sl.wikisource.org/wiki/Solda%C5%A1ka" TargetMode="External"/><Relationship Id="rId15" Type="http://schemas.microsoft.com/office/2018/08/relationships/commentsExtensible" Target="commentsExtensible.xml"/><Relationship Id="rId36" Type="http://schemas.openxmlformats.org/officeDocument/2006/relationships/image" Target="media/image18.png"/><Relationship Id="rId57" Type="http://schemas.openxmlformats.org/officeDocument/2006/relationships/hyperlink" Target="https://sl.wikisource.org/wiki/Novela_doktorja_Grudna" TargetMode="External"/><Relationship Id="rId106" Type="http://schemas.openxmlformats.org/officeDocument/2006/relationships/hyperlink" Target="https://sl.wikisource.org/wiki/Nezakonska_mati_(France_Pre%C5%A1eren)" TargetMode="External"/><Relationship Id="rId127"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hyperlink" Target="https://sl.wikisource.org/wiki/V_samoti" TargetMode="External"/><Relationship Id="rId78" Type="http://schemas.openxmlformats.org/officeDocument/2006/relationships/hyperlink" Target="https://sl.wikisource.org/wiki/Sonetni_venec" TargetMode="External"/><Relationship Id="rId94" Type="http://schemas.openxmlformats.org/officeDocument/2006/relationships/hyperlink" Target="https://sl.wikisource.org/wiki/%C5%BDenska_zvestoba" TargetMode="External"/><Relationship Id="rId99" Type="http://schemas.openxmlformats.org/officeDocument/2006/relationships/hyperlink" Target="https://sl.wikisource.org/wiki/Zdravilo_ljubezni" TargetMode="External"/><Relationship Id="rId101" Type="http://schemas.openxmlformats.org/officeDocument/2006/relationships/hyperlink" Target="https://sl.wikisource.org/wiki/Turja%C5%A1ka_Rozamunda" TargetMode="External"/><Relationship Id="rId122" Type="http://schemas.openxmlformats.org/officeDocument/2006/relationships/hyperlink" Target="https://sl.wikisource.org/wiki/Ta_veseli_dan_ali_Mati%C4%8Dek_se_%C5%BEeni_(Zbrano_delo)"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fe31509-f73a-4781-8efa-36300bd8d911">
  <we:reference id="wa104099688" version="1.3.0.0" store="sl-SI"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F5E598902C41E6469252EA9FF43F2631" ma:contentTypeVersion="5" ma:contentTypeDescription="Ustvari nov dokument." ma:contentTypeScope="" ma:versionID="024666dcc2a89255ee9b6ecf63bedc71">
  <xsd:schema xmlns:xsd="http://www.w3.org/2001/XMLSchema" xmlns:xs="http://www.w3.org/2001/XMLSchema" xmlns:p="http://schemas.microsoft.com/office/2006/metadata/properties" xmlns:ns3="498f5fcf-5dbc-49a3-9230-b9159a22b77c" xmlns:ns4="187d17ce-be67-4987-b92d-83f8ba85e8ec" targetNamespace="http://schemas.microsoft.com/office/2006/metadata/properties" ma:root="true" ma:fieldsID="030005023e44d12e29d8bfdd036ee1cc" ns3:_="" ns4:_="">
    <xsd:import namespace="498f5fcf-5dbc-49a3-9230-b9159a22b77c"/>
    <xsd:import namespace="187d17ce-be67-4987-b92d-83f8ba85e8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f5fcf-5dbc-49a3-9230-b9159a22b77c" elementFormDefault="qualified">
    <xsd:import namespace="http://schemas.microsoft.com/office/2006/documentManagement/types"/>
    <xsd:import namespace="http://schemas.microsoft.com/office/infopath/2007/PartnerControls"/>
    <xsd:element name="SharedWithUsers" ma:index="8"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V skupni rabi s podrobnostmi" ma:internalName="SharedWithDetails" ma:readOnly="true">
      <xsd:simpleType>
        <xsd:restriction base="dms:Note">
          <xsd:maxLength value="255"/>
        </xsd:restriction>
      </xsd:simpleType>
    </xsd:element>
    <xsd:element name="SharingHintHash" ma:index="10" nillable="true" ma:displayName="Razprševanje namiga za skupno rab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7d17ce-be67-4987-b92d-83f8ba85e8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BF3B26B-C0EB-462A-824E-7460AAAAF49D}">
  <ds:schemaRefs>
    <ds:schemaRef ds:uri="http://schemas.openxmlformats.org/officeDocument/2006/bibliography"/>
  </ds:schemaRefs>
</ds:datastoreItem>
</file>

<file path=customXml/itemProps2.xml><?xml version="1.0" encoding="utf-8"?>
<ds:datastoreItem xmlns:ds="http://schemas.openxmlformats.org/officeDocument/2006/customXml" ds:itemID="{85070104-B86A-433B-879F-BDF16AE036D9}">
  <ds:schemaRefs>
    <ds:schemaRef ds:uri="http://schemas.microsoft.com/sharepoint/v3/contenttype/forms"/>
  </ds:schemaRefs>
</ds:datastoreItem>
</file>

<file path=customXml/itemProps3.xml><?xml version="1.0" encoding="utf-8"?>
<ds:datastoreItem xmlns:ds="http://schemas.openxmlformats.org/officeDocument/2006/customXml" ds:itemID="{A7A2BF33-3790-4EDF-99A0-518B95C64A5C}">
  <ds:schemaRefs>
    <ds:schemaRef ds:uri="498f5fcf-5dbc-49a3-9230-b9159a22b77c"/>
    <ds:schemaRef ds:uri="http://schemas.microsoft.com/office/infopath/2007/PartnerControls"/>
    <ds:schemaRef ds:uri="http://purl.org/dc/elements/1.1/"/>
    <ds:schemaRef ds:uri="http://purl.org/dc/dcmitype/"/>
    <ds:schemaRef ds:uri="http://schemas.openxmlformats.org/package/2006/metadata/core-properties"/>
    <ds:schemaRef ds:uri="187d17ce-be67-4987-b92d-83f8ba85e8ec"/>
    <ds:schemaRef ds:uri="http://schemas.microsoft.com/office/2006/documentManagement/types"/>
    <ds:schemaRef ds:uri="http://schemas.microsoft.com/office/2006/metadata/properties"/>
    <ds:schemaRef ds:uri="http://www.w3.org/XML/1998/namespace"/>
    <ds:schemaRef ds:uri="http://purl.org/dc/terms/"/>
  </ds:schemaRefs>
</ds:datastoreItem>
</file>

<file path=customXml/itemProps4.xml><?xml version="1.0" encoding="utf-8"?>
<ds:datastoreItem xmlns:ds="http://schemas.openxmlformats.org/officeDocument/2006/customXml" ds:itemID="{6145E3DB-6C82-40E1-ABE4-9FC957A966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f5fcf-5dbc-49a3-9230-b9159a22b77c"/>
    <ds:schemaRef ds:uri="187d17ce-be67-4987-b92d-83f8ba85e8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10227</Words>
  <Characters>58295</Characters>
  <Application>Microsoft Office Word</Application>
  <DocSecurity>0</DocSecurity>
  <Lines>485</Lines>
  <Paragraphs>136</Paragraphs>
  <ScaleCrop>false</ScaleCrop>
  <Company/>
  <LinksUpToDate>false</LinksUpToDate>
  <CharactersWithSpaces>68386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lipovsek</dc:creator>
  <cp:keywords/>
  <dc:description/>
  <cp:lastModifiedBy>Simon Lipovšek (E3A)</cp:lastModifiedBy>
  <cp:revision>476</cp:revision>
  <dcterms:created xsi:type="dcterms:W3CDTF">2021-04-02T02:39:00Z</dcterms:created>
  <dcterms:modified xsi:type="dcterms:W3CDTF">2022-08-15T14:08:00Z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0x010100F5E598902C41E6469252EA9FF43F2631</vt:lpwstr>
  </property>
</Properties>
</file>